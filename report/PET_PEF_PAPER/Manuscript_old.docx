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36E19" w14:textId="05F83EFB" w:rsidR="005F04BE" w:rsidRPr="00E22608" w:rsidRDefault="6CEECD2B" w:rsidP="6CEECD2B">
      <w:pPr>
        <w:pStyle w:val="Heading1"/>
        <w:spacing w:before="240" w:after="0"/>
        <w:rPr>
          <w:rFonts w:ascii="Calibri" w:eastAsia="Aptos Display" w:hAnsi="Calibri" w:cs="Calibri"/>
          <w:b/>
          <w:bCs/>
          <w:color w:val="262626" w:themeColor="text1" w:themeTint="D9"/>
          <w:sz w:val="32"/>
          <w:szCs w:val="32"/>
        </w:rPr>
      </w:pPr>
      <w:r w:rsidRPr="00E22608">
        <w:rPr>
          <w:rFonts w:ascii="Calibri" w:eastAsia="Aptos Display" w:hAnsi="Calibri" w:cs="Calibri"/>
          <w:b/>
          <w:bCs/>
          <w:color w:val="262626" w:themeColor="text1" w:themeTint="D9"/>
          <w:sz w:val="32"/>
          <w:szCs w:val="32"/>
        </w:rPr>
        <w:t>Abstract</w:t>
      </w:r>
    </w:p>
    <w:p w14:paraId="086B1E7E" w14:textId="7045E24A" w:rsidR="005F04BE" w:rsidRPr="00E22608" w:rsidRDefault="6CEECD2B" w:rsidP="6CEECD2B">
      <w:pPr>
        <w:pStyle w:val="Heading1"/>
        <w:spacing w:before="240" w:after="0"/>
        <w:rPr>
          <w:rFonts w:ascii="Calibri" w:eastAsia="Aptos Display" w:hAnsi="Calibri" w:cs="Calibri"/>
          <w:b/>
          <w:bCs/>
          <w:color w:val="262626" w:themeColor="text1" w:themeTint="D9"/>
          <w:sz w:val="32"/>
          <w:szCs w:val="32"/>
        </w:rPr>
      </w:pPr>
      <w:r w:rsidRPr="00E22608">
        <w:rPr>
          <w:rFonts w:ascii="Calibri" w:eastAsia="Aptos Display" w:hAnsi="Calibri" w:cs="Calibri"/>
          <w:b/>
          <w:bCs/>
          <w:color w:val="262626" w:themeColor="text1" w:themeTint="D9"/>
          <w:sz w:val="32"/>
          <w:szCs w:val="32"/>
        </w:rPr>
        <w:t>Introduction</w:t>
      </w:r>
    </w:p>
    <w:p w14:paraId="41856A0F" w14:textId="6876F564" w:rsidR="005F04BE" w:rsidRPr="00E22608" w:rsidRDefault="6CEECD2B" w:rsidP="6CEECD2B">
      <w:pPr>
        <w:pStyle w:val="Heading1"/>
        <w:spacing w:before="240" w:after="0"/>
        <w:rPr>
          <w:rFonts w:ascii="Calibri" w:eastAsia="Aptos Display" w:hAnsi="Calibri" w:cs="Calibri"/>
          <w:b/>
          <w:bCs/>
          <w:color w:val="262626" w:themeColor="text1" w:themeTint="D9"/>
          <w:sz w:val="32"/>
          <w:szCs w:val="32"/>
        </w:rPr>
      </w:pPr>
      <w:r w:rsidRPr="00E22608">
        <w:rPr>
          <w:rFonts w:ascii="Calibri" w:eastAsia="Aptos Display" w:hAnsi="Calibri" w:cs="Calibri"/>
          <w:b/>
          <w:bCs/>
          <w:color w:val="262626" w:themeColor="text1" w:themeTint="D9"/>
          <w:sz w:val="32"/>
          <w:szCs w:val="32"/>
        </w:rPr>
        <w:t>Methods</w:t>
      </w:r>
    </w:p>
    <w:p w14:paraId="78FBCC41" w14:textId="77F03DA1" w:rsidR="00D128CB" w:rsidRPr="00E22608" w:rsidRDefault="009F7A78" w:rsidP="006D09D1">
      <w:pPr>
        <w:pStyle w:val="Heading2"/>
        <w:spacing w:before="40" w:after="0"/>
        <w:rPr>
          <w:rFonts w:ascii="Calibri" w:eastAsia="Aptos Display" w:hAnsi="Calibri" w:cs="Calibri"/>
          <w:b/>
          <w:bCs/>
          <w:color w:val="262626" w:themeColor="text1" w:themeTint="D9"/>
          <w:sz w:val="28"/>
          <w:szCs w:val="28"/>
        </w:rPr>
      </w:pPr>
      <w:r w:rsidRPr="00E22608">
        <w:rPr>
          <w:rFonts w:ascii="Calibri" w:eastAsia="Aptos Display" w:hAnsi="Calibri" w:cs="Calibri"/>
          <w:b/>
          <w:bCs/>
          <w:color w:val="262626" w:themeColor="text1" w:themeTint="D9"/>
          <w:sz w:val="28"/>
          <w:szCs w:val="28"/>
        </w:rPr>
        <w:t>FAMD</w:t>
      </w:r>
      <w:r w:rsidR="6CEECD2B" w:rsidRPr="00E22608">
        <w:rPr>
          <w:rFonts w:ascii="Calibri" w:eastAsia="Aptos Display" w:hAnsi="Calibri" w:cs="Calibri"/>
          <w:b/>
          <w:bCs/>
          <w:color w:val="262626" w:themeColor="text1" w:themeTint="D9"/>
          <w:sz w:val="28"/>
          <w:szCs w:val="28"/>
        </w:rPr>
        <w:t xml:space="preserve"> Simulation</w:t>
      </w:r>
      <w:r w:rsidR="00895978">
        <w:rPr>
          <w:rFonts w:ascii="Calibri" w:eastAsia="Aptos Display" w:hAnsi="Calibri" w:cs="Calibri"/>
          <w:b/>
          <w:bCs/>
          <w:color w:val="262626" w:themeColor="text1" w:themeTint="D9"/>
          <w:sz w:val="28"/>
          <w:szCs w:val="28"/>
        </w:rPr>
        <w:t xml:space="preserve"> Protocol</w:t>
      </w:r>
    </w:p>
    <w:p w14:paraId="1B7F52ED" w14:textId="55D72D87" w:rsidR="008E2BD6" w:rsidRPr="004B0B30" w:rsidRDefault="005676B8" w:rsidP="009C4F9D">
      <w:pPr>
        <w:rPr>
          <w:rFonts w:ascii="Calibri" w:hAnsi="Calibri" w:cs="Calibri"/>
        </w:rPr>
      </w:pPr>
      <w:del w:id="0" w:author="MARSON DOMENICO" w:date="2026-04-22T11:55:00Z" w16du:dateUtc="2026-04-22T09:55:00Z">
        <w:r w:rsidRPr="005676B8" w:rsidDel="005566F9">
          <w:rPr>
            <w:rFonts w:ascii="Calibri" w:hAnsi="Calibri" w:cs="Calibri"/>
            <w:highlight w:val="darkGray"/>
          </w:rPr>
          <w:delText xml:space="preserve">The initial polymer structures of PET and PEF were </w:delText>
        </w:r>
      </w:del>
      <w:del w:id="1" w:author="MARSON DOMENICO" w:date="2026-04-22T11:54:00Z" w16du:dateUtc="2026-04-22T09:54:00Z">
        <w:r w:rsidRPr="005676B8" w:rsidDel="005566F9">
          <w:rPr>
            <w:rFonts w:ascii="Calibri" w:hAnsi="Calibri" w:cs="Calibri"/>
            <w:highlight w:val="darkGray"/>
          </w:rPr>
          <w:delText xml:space="preserve">generated using the PolyParGen package </w:delText>
        </w:r>
        <w:r w:rsidR="002C243C" w:rsidRPr="002C243C" w:rsidDel="005566F9">
          <w:rPr>
            <w:rFonts w:ascii="Calibri" w:hAnsi="Calibri" w:cs="Calibri"/>
            <w:highlight w:val="darkGray"/>
          </w:rPr>
          <w:delText>[</w:delText>
        </w:r>
        <w:r w:rsidR="002C243C" w:rsidRPr="00E22608" w:rsidDel="005566F9">
          <w:rPr>
            <w:rFonts w:ascii="Calibri" w:hAnsi="Calibri" w:cs="Calibri"/>
            <w:highlight w:val="darkGray"/>
          </w:rPr>
          <w:delText>DOI:</w:delText>
        </w:r>
        <w:r w:rsidR="002C243C" w:rsidDel="005566F9">
          <w:fldChar w:fldCharType="begin"/>
        </w:r>
        <w:r w:rsidR="002C243C" w:rsidDel="005566F9">
          <w:delInstrText>HYPERLINK "https://doi.org/10.2477/jccjie.2018-0034"</w:delInstrText>
        </w:r>
        <w:r w:rsidR="002C243C" w:rsidDel="005566F9">
          <w:fldChar w:fldCharType="separate"/>
        </w:r>
        <w:r w:rsidR="002C243C" w:rsidRPr="00E22608" w:rsidDel="005566F9">
          <w:rPr>
            <w:rFonts w:ascii="Calibri" w:hAnsi="Calibri" w:cs="Calibri"/>
            <w:highlight w:val="darkGray"/>
          </w:rPr>
          <w:delText>10.2477/jccjie.2018-0034</w:delText>
        </w:r>
        <w:r w:rsidR="002C243C" w:rsidDel="005566F9">
          <w:fldChar w:fldCharType="end"/>
        </w:r>
        <w:r w:rsidR="002C243C" w:rsidRPr="002C243C" w:rsidDel="005566F9">
          <w:rPr>
            <w:rFonts w:ascii="Calibri" w:hAnsi="Calibri" w:cs="Calibri"/>
            <w:highlight w:val="darkGray"/>
          </w:rPr>
          <w:delText>]</w:delText>
        </w:r>
        <w:r w:rsidRPr="005676B8" w:rsidDel="005566F9">
          <w:rPr>
            <w:rFonts w:ascii="Calibri" w:hAnsi="Calibri" w:cs="Calibri"/>
            <w:highlight w:val="darkGray"/>
          </w:rPr>
          <w:delText>.</w:delText>
        </w:r>
        <w:r w:rsidRPr="005676B8" w:rsidDel="005566F9">
          <w:rPr>
            <w:rFonts w:ascii="Calibri" w:hAnsi="Calibri" w:cs="Calibri"/>
          </w:rPr>
          <w:delText xml:space="preserve"> </w:delText>
        </w:r>
      </w:del>
      <w:r w:rsidRPr="005676B8">
        <w:rPr>
          <w:rFonts w:ascii="Calibri" w:hAnsi="Calibri" w:cs="Calibri"/>
        </w:rPr>
        <w:t xml:space="preserve">Both </w:t>
      </w:r>
      <w:ins w:id="2" w:author="MARSON DOMENICO" w:date="2026-04-22T11:55:00Z" w16du:dateUtc="2026-04-22T09:55:00Z">
        <w:r w:rsidR="005566F9">
          <w:rPr>
            <w:rFonts w:ascii="Calibri" w:hAnsi="Calibri" w:cs="Calibri"/>
          </w:rPr>
          <w:t xml:space="preserve">PET/PEF polymeric </w:t>
        </w:r>
      </w:ins>
      <w:r w:rsidRPr="005676B8">
        <w:rPr>
          <w:rFonts w:ascii="Calibri" w:hAnsi="Calibri" w:cs="Calibri"/>
        </w:rPr>
        <w:t xml:space="preserve">systems, each consisting of 32 chains with a degree of polymerization (DP) of 100, were parameterized using the OPLS-AA and QMD-FF force fields and simulated with the GROMACS molecular dynamics package </w:t>
      </w:r>
      <w:r w:rsidR="002C243C">
        <w:rPr>
          <w:rFonts w:ascii="Calibri" w:hAnsi="Calibri" w:cs="Calibri"/>
        </w:rPr>
        <w:t>[</w:t>
      </w:r>
      <w:r w:rsidR="002C243C" w:rsidRPr="00212795">
        <w:rPr>
          <w:rFonts w:ascii="Calibri" w:hAnsi="Calibri" w:cs="Calibri"/>
          <w:highlight w:val="green"/>
        </w:rPr>
        <w:t>DOI:</w:t>
      </w:r>
      <w:hyperlink r:id="rId5" w:tgtFrame="_blank" w:history="1">
        <w:r w:rsidR="002C243C" w:rsidRPr="00212795">
          <w:rPr>
            <w:rFonts w:ascii="Calibri" w:hAnsi="Calibri" w:cs="Calibri"/>
            <w:highlight w:val="green"/>
          </w:rPr>
          <w:t>10.1063/5.0018516</w:t>
        </w:r>
      </w:hyperlink>
      <w:r w:rsidR="002C243C">
        <w:rPr>
          <w:rFonts w:ascii="Calibri" w:hAnsi="Calibri" w:cs="Calibri"/>
        </w:rPr>
        <w:t>]</w:t>
      </w:r>
      <w:r w:rsidRPr="005676B8">
        <w:rPr>
          <w:rFonts w:ascii="Calibri" w:hAnsi="Calibri" w:cs="Calibri"/>
        </w:rPr>
        <w:t>.</w:t>
      </w:r>
      <w:del w:id="3" w:author="MARSON DOMENICO" w:date="2026-04-22T11:55:00Z" w16du:dateUtc="2026-04-22T09:55:00Z">
        <w:r w:rsidR="00FE619F" w:rsidDel="005566F9">
          <w:rPr>
            <w:rFonts w:ascii="Calibri" w:hAnsi="Calibri" w:cs="Calibri"/>
          </w:rPr>
          <w:delText xml:space="preserve"> </w:delText>
        </w:r>
      </w:del>
      <w:ins w:id="4" w:author="MARSON DOMENICO" w:date="2026-04-22T11:54:00Z" w16du:dateUtc="2026-04-22T09:54:00Z">
        <w:r w:rsidR="005566F9" w:rsidRPr="005566F9">
          <w:rPr>
            <w:rFonts w:ascii="Calibri" w:hAnsi="Calibri" w:cs="Calibri"/>
          </w:rPr>
          <w:t xml:space="preserve">The OPLS-AA parameters for each system were </w:t>
        </w:r>
        <w:r w:rsidR="005566F9" w:rsidRPr="005566F9">
          <w:rPr>
            <w:rFonts w:ascii="Calibri" w:hAnsi="Calibri" w:cs="Calibri"/>
            <w:rPrChange w:id="5" w:author="MARSON DOMENICO" w:date="2026-04-22T11:54:00Z" w16du:dateUtc="2026-04-22T09:54:00Z">
              <w:rPr>
                <w:rFonts w:ascii="Calibri" w:hAnsi="Calibri" w:cs="Calibri"/>
                <w:highlight w:val="darkGray"/>
              </w:rPr>
            </w:rPrChange>
          </w:rPr>
          <w:t xml:space="preserve">generated using the </w:t>
        </w:r>
        <w:commentRangeStart w:id="6"/>
        <w:r w:rsidR="005566F9" w:rsidRPr="005566F9">
          <w:rPr>
            <w:rFonts w:ascii="Calibri" w:hAnsi="Calibri" w:cs="Calibri"/>
            <w:rPrChange w:id="7" w:author="MARSON DOMENICO" w:date="2026-04-22T11:54:00Z" w16du:dateUtc="2026-04-22T09:54:00Z">
              <w:rPr>
                <w:rFonts w:ascii="Calibri" w:hAnsi="Calibri" w:cs="Calibri"/>
                <w:highlight w:val="darkGray"/>
              </w:rPr>
            </w:rPrChange>
          </w:rPr>
          <w:t xml:space="preserve">PolyParGen </w:t>
        </w:r>
        <w:commentRangeEnd w:id="6"/>
        <w:r w:rsidR="005566F9" w:rsidRPr="005566F9">
          <w:rPr>
            <w:rStyle w:val="CommentReference"/>
            <w:rFonts w:ascii="Calibri" w:hAnsi="Calibri" w:cs="Calibri"/>
            <w:sz w:val="24"/>
            <w:szCs w:val="24"/>
            <w:rPrChange w:id="8" w:author="MARSON DOMENICO" w:date="2026-04-22T11:54:00Z" w16du:dateUtc="2026-04-22T09:54:00Z">
              <w:rPr>
                <w:rStyle w:val="CommentReference"/>
                <w:rFonts w:ascii="Calibri" w:hAnsi="Calibri" w:cs="Calibri"/>
                <w:sz w:val="24"/>
                <w:szCs w:val="24"/>
                <w:highlight w:val="darkGray"/>
              </w:rPr>
            </w:rPrChange>
          </w:rPr>
          <w:commentReference w:id="6"/>
        </w:r>
        <w:r w:rsidR="005566F9" w:rsidRPr="005566F9">
          <w:rPr>
            <w:rFonts w:ascii="Calibri" w:hAnsi="Calibri" w:cs="Calibri"/>
            <w:rPrChange w:id="9" w:author="MARSON DOMENICO" w:date="2026-04-22T11:54:00Z" w16du:dateUtc="2026-04-22T09:54:00Z">
              <w:rPr>
                <w:rFonts w:ascii="Calibri" w:hAnsi="Calibri" w:cs="Calibri"/>
                <w:highlight w:val="darkGray"/>
              </w:rPr>
            </w:rPrChange>
          </w:rPr>
          <w:t>package [DOI:</w:t>
        </w:r>
        <w:r w:rsidR="005566F9" w:rsidRPr="005566F9">
          <w:fldChar w:fldCharType="begin"/>
        </w:r>
        <w:r w:rsidR="005566F9" w:rsidRPr="005566F9">
          <w:instrText>HYPERLINK "https://doi.org/10.2477/jccjie.2018-0034"</w:instrText>
        </w:r>
        <w:r w:rsidR="005566F9" w:rsidRPr="005566F9">
          <w:fldChar w:fldCharType="separate"/>
        </w:r>
        <w:r w:rsidR="005566F9" w:rsidRPr="005566F9">
          <w:rPr>
            <w:rFonts w:ascii="Calibri" w:hAnsi="Calibri" w:cs="Calibri"/>
            <w:rPrChange w:id="10" w:author="MARSON DOMENICO" w:date="2026-04-22T11:54:00Z" w16du:dateUtc="2026-04-22T09:54:00Z">
              <w:rPr>
                <w:rFonts w:ascii="Calibri" w:hAnsi="Calibri" w:cs="Calibri"/>
                <w:highlight w:val="darkGray"/>
              </w:rPr>
            </w:rPrChange>
          </w:rPr>
          <w:t>10.2477/jccjie.2018-0034</w:t>
        </w:r>
        <w:r w:rsidR="005566F9" w:rsidRPr="005566F9">
          <w:fldChar w:fldCharType="end"/>
        </w:r>
        <w:r w:rsidR="005566F9" w:rsidRPr="005566F9">
          <w:rPr>
            <w:rFonts w:ascii="Calibri" w:hAnsi="Calibri" w:cs="Calibri"/>
            <w:rPrChange w:id="11" w:author="MARSON DOMENICO" w:date="2026-04-22T11:54:00Z" w16du:dateUtc="2026-04-22T09:54:00Z">
              <w:rPr>
                <w:rFonts w:ascii="Calibri" w:hAnsi="Calibri" w:cs="Calibri"/>
                <w:highlight w:val="darkGray"/>
              </w:rPr>
            </w:rPrChange>
          </w:rPr>
          <w:t>].</w:t>
        </w:r>
        <w:r w:rsidR="005566F9" w:rsidRPr="005566F9">
          <w:rPr>
            <w:rFonts w:ascii="Calibri" w:hAnsi="Calibri" w:cs="Calibri"/>
          </w:rPr>
          <w:t xml:space="preserve"> </w:t>
        </w:r>
      </w:ins>
      <w:r w:rsidRPr="005566F9">
        <w:rPr>
          <w:rFonts w:ascii="Calibri" w:hAnsi="Calibri" w:cs="Calibri"/>
        </w:rPr>
        <w:t>Following</w:t>
      </w:r>
      <w:r w:rsidRPr="005676B8">
        <w:rPr>
          <w:rFonts w:ascii="Calibri" w:hAnsi="Calibri" w:cs="Calibri"/>
        </w:rPr>
        <w:t xml:space="preserve"> initial energy minimization, the systems were </w:t>
      </w:r>
      <w:r w:rsidR="0003405D">
        <w:rPr>
          <w:rFonts w:ascii="Calibri" w:hAnsi="Calibri" w:cs="Calibri"/>
        </w:rPr>
        <w:t>equilibrated via</w:t>
      </w:r>
      <w:r w:rsidRPr="005676B8">
        <w:rPr>
          <w:rFonts w:ascii="Calibri" w:hAnsi="Calibri" w:cs="Calibri"/>
        </w:rPr>
        <w:t xml:space="preserve"> an </w:t>
      </w:r>
      <w:r w:rsidR="0003405D">
        <w:rPr>
          <w:rFonts w:ascii="Calibri" w:hAnsi="Calibri" w:cs="Calibri"/>
        </w:rPr>
        <w:t xml:space="preserve">annealing </w:t>
      </w:r>
      <w:r w:rsidRPr="005676B8">
        <w:rPr>
          <w:rFonts w:ascii="Calibri" w:hAnsi="Calibri" w:cs="Calibri"/>
        </w:rPr>
        <w:t>protocol under constant pressure (1 atm), with temperatures ranging from 298 K to 1200 K. The protocol consisted of a 2 ns heating phase, followed by 2 ns of equilibration at high temperature and a 2 ns cooling phase. Th</w:t>
      </w:r>
      <w:r w:rsidR="00FE0AD7">
        <w:rPr>
          <w:rFonts w:ascii="Calibri" w:hAnsi="Calibri" w:cs="Calibri"/>
        </w:rPr>
        <w:t>is</w:t>
      </w:r>
      <w:r w:rsidRPr="005676B8">
        <w:rPr>
          <w:rFonts w:ascii="Calibri" w:hAnsi="Calibri" w:cs="Calibri"/>
        </w:rPr>
        <w:t xml:space="preserve"> cycle was then repeated, including a second heating step, equilibration, and a slower cooling phase of 10 ns.</w:t>
      </w:r>
      <w:r w:rsidR="00FE619F">
        <w:rPr>
          <w:rFonts w:ascii="Calibri" w:hAnsi="Calibri" w:cs="Calibri"/>
        </w:rPr>
        <w:t xml:space="preserve"> </w:t>
      </w:r>
      <w:r w:rsidRPr="005676B8">
        <w:rPr>
          <w:rFonts w:ascii="Calibri" w:hAnsi="Calibri" w:cs="Calibri"/>
        </w:rPr>
        <w:t xml:space="preserve">Finally, the systems were </w:t>
      </w:r>
      <w:r w:rsidRPr="009E5077">
        <w:rPr>
          <w:rFonts w:ascii="Calibri" w:hAnsi="Calibri" w:cs="Calibri"/>
        </w:rPr>
        <w:t xml:space="preserve">equilibrated </w:t>
      </w:r>
      <w:r w:rsidR="00E67DFF" w:rsidRPr="009E5077">
        <w:rPr>
          <w:rFonts w:ascii="Calibri" w:hAnsi="Calibri" w:cs="Calibri"/>
        </w:rPr>
        <w:t xml:space="preserve">in the </w:t>
      </w:r>
      <w:r w:rsidRPr="009E5077">
        <w:rPr>
          <w:rFonts w:ascii="Calibri" w:hAnsi="Calibri" w:cs="Calibri"/>
        </w:rPr>
        <w:t>NPT</w:t>
      </w:r>
      <w:r w:rsidR="00E67DFF" w:rsidRPr="009E5077">
        <w:rPr>
          <w:rFonts w:ascii="Calibri" w:hAnsi="Calibri" w:cs="Calibri"/>
        </w:rPr>
        <w:t xml:space="preserve"> ensemble </w:t>
      </w:r>
      <w:r w:rsidRPr="009E5077">
        <w:rPr>
          <w:rFonts w:ascii="Calibri" w:hAnsi="Calibri" w:cs="Calibri"/>
        </w:rPr>
        <w:t>at 298 K and 1 atm for 20 ns to achieve a stable density.</w:t>
      </w:r>
      <w:r w:rsidR="00BC1D60" w:rsidRPr="009E5077">
        <w:rPr>
          <w:rFonts w:ascii="Calibri" w:hAnsi="Calibri" w:cs="Calibri"/>
        </w:rPr>
        <w:t xml:space="preserve"> </w:t>
      </w:r>
      <w:r w:rsidR="00AF7443" w:rsidRPr="009E5077">
        <w:rPr>
          <w:rFonts w:ascii="Calibri" w:hAnsi="Calibri" w:cs="Calibri"/>
        </w:rPr>
        <w:t>S</w:t>
      </w:r>
      <w:r w:rsidR="00351ED7" w:rsidRPr="009E5077">
        <w:rPr>
          <w:rFonts w:ascii="Calibri" w:hAnsi="Calibri" w:cs="Calibri"/>
        </w:rPr>
        <w:t>imulations were performed using the leap-frog integration algorithm with a timestep of 1 fs</w:t>
      </w:r>
      <w:r w:rsidR="00611ECA" w:rsidRPr="009E5077">
        <w:rPr>
          <w:rFonts w:ascii="Calibri" w:hAnsi="Calibri" w:cs="Calibri"/>
        </w:rPr>
        <w:t>, applying</w:t>
      </w:r>
      <w:r w:rsidR="00351ED7" w:rsidRPr="009E5077">
        <w:rPr>
          <w:rFonts w:ascii="Calibri" w:hAnsi="Calibri" w:cs="Calibri"/>
        </w:rPr>
        <w:t xml:space="preserve"> </w:t>
      </w:r>
      <w:r w:rsidR="00611ECA" w:rsidRPr="009E5077">
        <w:rPr>
          <w:rFonts w:ascii="Calibri" w:hAnsi="Calibri" w:cs="Calibri"/>
        </w:rPr>
        <w:t>t</w:t>
      </w:r>
      <w:r w:rsidR="00351ED7" w:rsidRPr="009E5077">
        <w:rPr>
          <w:rFonts w:ascii="Calibri" w:hAnsi="Calibri" w:cs="Calibri"/>
        </w:rPr>
        <w:t>hree-dimensional periodic boundary conditions.</w:t>
      </w:r>
      <w:r w:rsidR="005263C8" w:rsidRPr="009E5077">
        <w:rPr>
          <w:rFonts w:ascii="Calibri" w:hAnsi="Calibri" w:cs="Calibri"/>
        </w:rPr>
        <w:t xml:space="preserve"> </w:t>
      </w:r>
      <w:r w:rsidR="00EE1AD6" w:rsidRPr="009E5077">
        <w:rPr>
          <w:rFonts w:ascii="Calibri" w:hAnsi="Calibri" w:cs="Calibri"/>
        </w:rPr>
        <w:t>T</w:t>
      </w:r>
      <w:r w:rsidR="005263C8" w:rsidRPr="009E5077">
        <w:rPr>
          <w:rFonts w:ascii="Calibri" w:hAnsi="Calibri" w:cs="Calibri"/>
        </w:rPr>
        <w:t xml:space="preserve">emperature </w:t>
      </w:r>
      <w:r w:rsidR="00EE1AD6" w:rsidRPr="009E5077">
        <w:rPr>
          <w:rFonts w:ascii="Calibri" w:hAnsi="Calibri" w:cs="Calibri"/>
        </w:rPr>
        <w:t xml:space="preserve">and pressure were </w:t>
      </w:r>
      <w:r w:rsidR="005263C8" w:rsidRPr="009E5077">
        <w:rPr>
          <w:rFonts w:ascii="Calibri" w:hAnsi="Calibri" w:cs="Calibri"/>
        </w:rPr>
        <w:t xml:space="preserve">controlled using the v-rescale </w:t>
      </w:r>
      <w:r w:rsidR="0081639A" w:rsidRPr="009E5077">
        <w:rPr>
          <w:rFonts w:ascii="Calibri" w:hAnsi="Calibri" w:cs="Calibri"/>
        </w:rPr>
        <w:t>thermostat</w:t>
      </w:r>
      <w:r w:rsidR="007B0A81" w:rsidRPr="009E5077">
        <w:rPr>
          <w:rFonts w:ascii="Calibri" w:hAnsi="Calibri" w:cs="Calibri"/>
        </w:rPr>
        <w:t xml:space="preserve"> [</w:t>
      </w:r>
      <w:r w:rsidR="004E46B6" w:rsidRPr="00212795">
        <w:rPr>
          <w:rFonts w:ascii="Calibri" w:hAnsi="Calibri" w:cs="Calibri"/>
          <w:highlight w:val="green"/>
        </w:rPr>
        <w:t>DOI:</w:t>
      </w:r>
      <w:hyperlink r:id="rId10" w:tgtFrame="_blank" w:history="1">
        <w:r w:rsidR="004E46B6" w:rsidRPr="00212795">
          <w:rPr>
            <w:rFonts w:ascii="Calibri" w:hAnsi="Calibri" w:cs="Calibri"/>
            <w:highlight w:val="green"/>
          </w:rPr>
          <w:t>10.1063/1.2408420</w:t>
        </w:r>
      </w:hyperlink>
      <w:r w:rsidR="007B0A81" w:rsidRPr="009E5077">
        <w:rPr>
          <w:rFonts w:ascii="Calibri" w:hAnsi="Calibri" w:cs="Calibri"/>
        </w:rPr>
        <w:t>]</w:t>
      </w:r>
      <w:r w:rsidR="0081639A" w:rsidRPr="009E5077">
        <w:rPr>
          <w:rFonts w:ascii="Calibri" w:hAnsi="Calibri" w:cs="Calibri"/>
        </w:rPr>
        <w:t xml:space="preserve"> </w:t>
      </w:r>
      <w:r w:rsidR="00212F37" w:rsidRPr="009E5077">
        <w:rPr>
          <w:rFonts w:ascii="Calibri" w:hAnsi="Calibri" w:cs="Calibri"/>
        </w:rPr>
        <w:t>and</w:t>
      </w:r>
      <w:r w:rsidR="00AF4BEF" w:rsidRPr="009E5077">
        <w:rPr>
          <w:rFonts w:ascii="Calibri" w:hAnsi="Calibri" w:cs="Calibri"/>
        </w:rPr>
        <w:t xml:space="preserve"> the</w:t>
      </w:r>
      <w:r w:rsidR="00212F37" w:rsidRPr="009E5077">
        <w:rPr>
          <w:rFonts w:ascii="Calibri" w:hAnsi="Calibri" w:cs="Calibri"/>
        </w:rPr>
        <w:t xml:space="preserve"> C-rescale </w:t>
      </w:r>
      <w:r w:rsidR="0081639A" w:rsidRPr="009E5077">
        <w:rPr>
          <w:rFonts w:ascii="Calibri" w:hAnsi="Calibri" w:cs="Calibri"/>
        </w:rPr>
        <w:t>barostat</w:t>
      </w:r>
      <w:r w:rsidR="007B0A81" w:rsidRPr="009E5077">
        <w:rPr>
          <w:rFonts w:ascii="Calibri" w:hAnsi="Calibri" w:cs="Calibri"/>
        </w:rPr>
        <w:t xml:space="preserve"> [</w:t>
      </w:r>
      <w:r w:rsidR="004E46B6" w:rsidRPr="00212795">
        <w:rPr>
          <w:rFonts w:ascii="Calibri" w:hAnsi="Calibri" w:cs="Calibri"/>
          <w:highlight w:val="green"/>
        </w:rPr>
        <w:t>DOI:</w:t>
      </w:r>
      <w:hyperlink r:id="rId11" w:tgtFrame="_blank" w:history="1">
        <w:r w:rsidR="00D868D8" w:rsidRPr="00212795">
          <w:rPr>
            <w:rFonts w:ascii="Calibri" w:hAnsi="Calibri" w:cs="Calibri"/>
            <w:highlight w:val="green"/>
          </w:rPr>
          <w:t>10.1063/5.0020514</w:t>
        </w:r>
      </w:hyperlink>
      <w:r w:rsidR="007B0A81" w:rsidRPr="009E5077">
        <w:rPr>
          <w:rFonts w:ascii="Calibri" w:hAnsi="Calibri" w:cs="Calibri"/>
        </w:rPr>
        <w:t>]</w:t>
      </w:r>
      <w:r w:rsidR="00254995" w:rsidRPr="009E5077">
        <w:rPr>
          <w:rFonts w:ascii="Calibri" w:hAnsi="Calibri" w:cs="Calibri"/>
        </w:rPr>
        <w:t xml:space="preserve">, </w:t>
      </w:r>
      <w:r w:rsidR="00AF4BEF" w:rsidRPr="009E5077">
        <w:rPr>
          <w:rFonts w:ascii="Calibri" w:hAnsi="Calibri" w:cs="Calibri"/>
        </w:rPr>
        <w:t xml:space="preserve">respectively, </w:t>
      </w:r>
      <w:r w:rsidR="00FD2C95" w:rsidRPr="009E5077">
        <w:rPr>
          <w:rFonts w:ascii="Calibri" w:hAnsi="Calibri" w:cs="Calibri"/>
        </w:rPr>
        <w:t xml:space="preserve">with coupling </w:t>
      </w:r>
      <w:r w:rsidR="00254995" w:rsidRPr="009E5077">
        <w:rPr>
          <w:rFonts w:ascii="Calibri" w:hAnsi="Calibri" w:cs="Calibri"/>
        </w:rPr>
        <w:t xml:space="preserve">time </w:t>
      </w:r>
      <w:r w:rsidR="00FD2C95" w:rsidRPr="009E5077">
        <w:rPr>
          <w:rFonts w:ascii="Calibri" w:hAnsi="Calibri" w:cs="Calibri"/>
        </w:rPr>
        <w:t>constant</w:t>
      </w:r>
      <w:r w:rsidR="00450F9E" w:rsidRPr="009E5077">
        <w:rPr>
          <w:rFonts w:ascii="Calibri" w:hAnsi="Calibri" w:cs="Calibri"/>
        </w:rPr>
        <w:t>s</w:t>
      </w:r>
      <w:r w:rsidR="00FD2C95" w:rsidRPr="009E5077">
        <w:rPr>
          <w:rFonts w:ascii="Calibri" w:hAnsi="Calibri" w:cs="Calibri"/>
        </w:rPr>
        <w:t xml:space="preserve"> </w:t>
      </w:r>
      <w:r w:rsidR="00190251" w:rsidRPr="009E5077">
        <w:rPr>
          <w:rFonts w:ascii="Calibri" w:hAnsi="Calibri" w:cs="Calibri"/>
        </w:rPr>
        <w:t>of τ</w:t>
      </w:r>
      <w:r w:rsidR="00190251" w:rsidRPr="00BD55CF">
        <w:rPr>
          <w:rFonts w:ascii="Calibri" w:hAnsi="Calibri" w:cs="Calibri"/>
          <w:vertAlign w:val="subscript"/>
        </w:rPr>
        <w:t>T</w:t>
      </w:r>
      <w:r w:rsidR="00493681" w:rsidRPr="009E5077">
        <w:rPr>
          <w:rFonts w:ascii="Calibri" w:hAnsi="Calibri" w:cs="Calibri"/>
        </w:rPr>
        <w:t>=1 ps</w:t>
      </w:r>
      <w:r w:rsidR="00450F9E" w:rsidRPr="009E5077">
        <w:rPr>
          <w:rFonts w:ascii="Calibri" w:hAnsi="Calibri" w:cs="Calibri"/>
        </w:rPr>
        <w:t xml:space="preserve"> and τ</w:t>
      </w:r>
      <w:r w:rsidR="00450F9E" w:rsidRPr="00BD55CF">
        <w:rPr>
          <w:rFonts w:ascii="Calibri" w:hAnsi="Calibri" w:cs="Calibri"/>
          <w:vertAlign w:val="subscript"/>
        </w:rPr>
        <w:t>P</w:t>
      </w:r>
      <w:r w:rsidR="00450F9E" w:rsidRPr="009E5077">
        <w:rPr>
          <w:rFonts w:ascii="Calibri" w:hAnsi="Calibri" w:cs="Calibri"/>
        </w:rPr>
        <w:t>=5 ps</w:t>
      </w:r>
      <w:r w:rsidR="00493681" w:rsidRPr="009E5077">
        <w:rPr>
          <w:rFonts w:ascii="Calibri" w:hAnsi="Calibri" w:cs="Calibri"/>
        </w:rPr>
        <w:t>.</w:t>
      </w:r>
      <w:r w:rsidR="00EE1AD6" w:rsidRPr="009E5077">
        <w:rPr>
          <w:rFonts w:ascii="Calibri" w:hAnsi="Calibri" w:cs="Calibri"/>
        </w:rPr>
        <w:t xml:space="preserve"> </w:t>
      </w:r>
      <w:r w:rsidR="004060DE" w:rsidRPr="009E5077">
        <w:rPr>
          <w:rFonts w:ascii="Calibri" w:hAnsi="Calibri" w:cs="Calibri"/>
        </w:rPr>
        <w:t>The compressibility was set to β=</w:t>
      </w:r>
      <w:r w:rsidR="0059478D" w:rsidRPr="009E5077">
        <w:rPr>
          <w:rFonts w:ascii="Calibri" w:hAnsi="Calibri" w:cs="Calibri"/>
        </w:rPr>
        <w:t>1x10</w:t>
      </w:r>
      <w:r w:rsidR="0059478D" w:rsidRPr="00A879DC">
        <w:rPr>
          <w:rFonts w:ascii="Calibri" w:hAnsi="Calibri" w:cs="Calibri"/>
          <w:vertAlign w:val="superscript"/>
        </w:rPr>
        <w:t>-5</w:t>
      </w:r>
      <w:r w:rsidR="0059478D" w:rsidRPr="009E5077">
        <w:rPr>
          <w:rFonts w:ascii="Calibri" w:hAnsi="Calibri" w:cs="Calibri"/>
        </w:rPr>
        <w:t xml:space="preserve"> bar</w:t>
      </w:r>
      <w:r w:rsidR="003926E7" w:rsidRPr="00A879DC">
        <w:rPr>
          <w:rFonts w:ascii="Calibri" w:hAnsi="Calibri" w:cs="Calibri"/>
          <w:vertAlign w:val="superscript"/>
        </w:rPr>
        <w:t>-1</w:t>
      </w:r>
      <w:r w:rsidR="003926E7" w:rsidRPr="009E5077">
        <w:rPr>
          <w:rFonts w:ascii="Calibri" w:hAnsi="Calibri" w:cs="Calibri"/>
        </w:rPr>
        <w:t>.</w:t>
      </w:r>
      <w:r w:rsidR="00FB437B" w:rsidRPr="009E5077">
        <w:rPr>
          <w:rFonts w:ascii="Calibri" w:hAnsi="Calibri" w:cs="Calibri"/>
        </w:rPr>
        <w:t xml:space="preserve"> Long-range electrostatic interactions were computed using the Particle Mesh Ewald (PME) method</w:t>
      </w:r>
      <w:r w:rsidR="007B0A81" w:rsidRPr="009E5077">
        <w:rPr>
          <w:rFonts w:ascii="Calibri" w:hAnsi="Calibri" w:cs="Calibri"/>
        </w:rPr>
        <w:t xml:space="preserve"> </w:t>
      </w:r>
      <w:r w:rsidR="00E167BF">
        <w:rPr>
          <w:rFonts w:ascii="Calibri" w:hAnsi="Calibri" w:cs="Calibri"/>
        </w:rPr>
        <w:t>[</w:t>
      </w:r>
      <w:r w:rsidR="00E167BF" w:rsidRPr="00212795">
        <w:rPr>
          <w:rFonts w:ascii="Calibri" w:hAnsi="Calibri" w:cs="Calibri"/>
          <w:highlight w:val="green"/>
        </w:rPr>
        <w:t>DOI:10.1063/1.470117, DOI:</w:t>
      </w:r>
      <w:r w:rsidR="00F05468" w:rsidRPr="00212795">
        <w:rPr>
          <w:rFonts w:ascii="Calibri" w:hAnsi="Calibri" w:cs="Calibri"/>
          <w:highlight w:val="green"/>
        </w:rPr>
        <w:t>10.1021/ct400314y</w:t>
      </w:r>
      <w:r w:rsidR="007B0A81" w:rsidRPr="009E5077">
        <w:rPr>
          <w:rFonts w:ascii="Calibri" w:hAnsi="Calibri" w:cs="Calibri"/>
        </w:rPr>
        <w:t>]</w:t>
      </w:r>
      <w:r w:rsidR="00FB437B" w:rsidRPr="009E5077">
        <w:rPr>
          <w:rFonts w:ascii="Calibri" w:hAnsi="Calibri" w:cs="Calibri"/>
        </w:rPr>
        <w:t xml:space="preserve">. </w:t>
      </w:r>
      <w:r w:rsidR="00FF7CFD" w:rsidRPr="009E5077">
        <w:rPr>
          <w:rFonts w:ascii="Calibri" w:hAnsi="Calibri" w:cs="Calibri"/>
        </w:rPr>
        <w:t>Lennard–Jones and short-range electrostatic interactions were computed using a cutoff of 1.25 nm.</w:t>
      </w:r>
      <w:r w:rsidR="00D47144" w:rsidRPr="009E5077">
        <w:rPr>
          <w:rFonts w:ascii="Calibri" w:hAnsi="Calibri" w:cs="Calibri"/>
        </w:rPr>
        <w:t xml:space="preserve"> The LINCS algorithm</w:t>
      </w:r>
      <w:r w:rsidR="003D0E71" w:rsidRPr="009E5077">
        <w:rPr>
          <w:rFonts w:ascii="Calibri" w:hAnsi="Calibri" w:cs="Calibri"/>
        </w:rPr>
        <w:t xml:space="preserve"> [</w:t>
      </w:r>
      <w:r w:rsidR="003D0E71" w:rsidRPr="00212795">
        <w:rPr>
          <w:rFonts w:ascii="Calibri" w:hAnsi="Calibri" w:cs="Calibri"/>
          <w:highlight w:val="green"/>
        </w:rPr>
        <w:t>DOI:10.1002/(SICI)1096-987X(199709)18:12&lt;1463::AID-JCC4&gt;3.0.CO;2-H</w:t>
      </w:r>
      <w:r w:rsidR="003D0E71" w:rsidRPr="009E5077">
        <w:rPr>
          <w:rFonts w:ascii="Calibri" w:hAnsi="Calibri" w:cs="Calibri"/>
        </w:rPr>
        <w:t>]</w:t>
      </w:r>
      <w:r w:rsidR="00D47144" w:rsidRPr="009E5077">
        <w:rPr>
          <w:rFonts w:ascii="Calibri" w:hAnsi="Calibri" w:cs="Calibri"/>
        </w:rPr>
        <w:t xml:space="preserve"> </w:t>
      </w:r>
      <w:r w:rsidR="004B0B30" w:rsidRPr="004B0B30">
        <w:rPr>
          <w:rFonts w:ascii="Calibri" w:hAnsi="Calibri" w:cs="Calibri"/>
        </w:rPr>
        <w:t>was employed to constrain all bonds involving hydrogen atoms.</w:t>
      </w:r>
    </w:p>
    <w:p w14:paraId="63D4C5C1" w14:textId="2DD59242" w:rsidR="009E33F5" w:rsidRPr="00403073" w:rsidRDefault="009E33F5" w:rsidP="6CEECD2B">
      <w:pPr>
        <w:pStyle w:val="Heading3"/>
        <w:spacing w:before="40" w:after="0"/>
        <w:rPr>
          <w:rFonts w:ascii="Calibri" w:eastAsia="Aptos Display" w:hAnsi="Calibri" w:cs="Calibri"/>
          <w:b/>
          <w:bCs/>
          <w:color w:val="0D0D0D" w:themeColor="text1" w:themeTint="F2"/>
          <w:sz w:val="24"/>
          <w:szCs w:val="24"/>
        </w:rPr>
      </w:pPr>
      <w:r w:rsidRPr="00403073">
        <w:rPr>
          <w:rFonts w:ascii="Calibri" w:eastAsia="Aptos Display" w:hAnsi="Calibri" w:cs="Calibri"/>
          <w:b/>
          <w:bCs/>
          <w:color w:val="0D0D0D" w:themeColor="text1" w:themeTint="F2"/>
          <w:sz w:val="24"/>
          <w:szCs w:val="24"/>
        </w:rPr>
        <w:t>Diffusion Simulations</w:t>
      </w:r>
    </w:p>
    <w:p w14:paraId="4BDAC4EA" w14:textId="2DD5D300" w:rsidR="003603BE" w:rsidRDefault="003603BE" w:rsidP="003603BE">
      <w:pPr>
        <w:rPr>
          <w:ins w:id="12" w:author="MARSON DOMENICO" w:date="2026-04-22T11:44:00Z" w16du:dateUtc="2026-04-22T09:44:00Z"/>
        </w:rPr>
      </w:pPr>
      <w:ins w:id="13" w:author="MARSON DOMENICO" w:date="2026-04-22T11:44:00Z" w16du:dateUtc="2026-04-22T09:44:00Z">
        <w:r>
          <w:t>To evaluate penetrant transport, 32 molecules of either molecular oxygen or water were inserted into each PET and PEF simulation box before the annealing workflow described above. Diffusion simulations were performed for both polymer force fields and three independent replicas were generated for each polymer/penetrant/force-field combination. Oxygen was described with the OPLS-AA parameters, whereas water was modeled with the SPC/E scheme</w:t>
        </w:r>
      </w:ins>
      <w:ins w:id="14" w:author="MARSON DOMENICO" w:date="2026-04-22T11:45:00Z" w16du:dateUtc="2026-04-22T09:45:00Z">
        <w:r w:rsidR="00EF6EAB">
          <w:t xml:space="preserve"> (</w:t>
        </w:r>
      </w:ins>
      <w:ins w:id="15" w:author="MARSON DOMENICO" w:date="2026-04-22T11:46:00Z" w16du:dateUtc="2026-04-22T09:46:00Z">
        <w:r w:rsidR="00EF6EAB" w:rsidRPr="00EF6EAB">
          <w:t>doi:10.1021/j100308a038</w:t>
        </w:r>
        <w:r w:rsidR="00EF6EAB">
          <w:t>)</w:t>
        </w:r>
      </w:ins>
      <w:ins w:id="16" w:author="MARSON DOMENICO" w:date="2026-04-22T11:44:00Z" w16du:dateUtc="2026-04-22T09:44:00Z">
        <w:r>
          <w:t>. In all cases, including the QMD-FF polymer models, polymer-penetrant Lennard-Jones cross interactions were generated using the OPLS-AA combination rules.</w:t>
        </w:r>
      </w:ins>
    </w:p>
    <w:p w14:paraId="22C1290A" w14:textId="7C5C1AB6" w:rsidR="003603BE" w:rsidRDefault="003603BE" w:rsidP="003603BE">
      <w:pPr>
        <w:rPr>
          <w:ins w:id="17" w:author="MARSON DOMENICO" w:date="2026-04-22T11:44:00Z" w16du:dateUtc="2026-04-22T09:44:00Z"/>
        </w:rPr>
      </w:pPr>
      <w:ins w:id="18" w:author="MARSON DOMENICO" w:date="2026-04-22T11:44:00Z" w16du:dateUtc="2026-04-22T09:44:00Z">
        <w:r>
          <w:lastRenderedPageBreak/>
          <w:t xml:space="preserve">After energy minimization and annealing, the systems underwent the same 20 ns density-equilibration stage described above, followed by </w:t>
        </w:r>
      </w:ins>
      <w:ins w:id="19" w:author="MARSON DOMENICO" w:date="2026-04-22T11:46:00Z" w16du:dateUtc="2026-04-22T09:46:00Z">
        <w:r w:rsidR="00EF6EAB">
          <w:t>1</w:t>
        </w:r>
      </w:ins>
      <w:ins w:id="20" w:author="MARSON DOMENICO" w:date="2026-04-22T11:44:00Z" w16du:dateUtc="2026-04-22T09:44:00Z">
        <w:r>
          <w:t xml:space="preserve"> </w:t>
        </w:r>
      </w:ins>
      <w:ins w:id="21" w:author="MARSON DOMENICO" w:date="2026-04-22T11:46:00Z" w16du:dateUtc="2026-04-22T09:46:00Z">
        <w:r w:rsidR="00EF6EAB">
          <w:t>µ</w:t>
        </w:r>
      </w:ins>
      <w:ins w:id="22" w:author="MARSON DOMENICO" w:date="2026-04-22T11:44:00Z" w16du:dateUtc="2026-04-22T09:44:00Z">
        <w:r>
          <w:t>s of production dynamics for diffusion analysis (coordinates stored every 5 ps). Before evaluating diffusion, the production trajectories were post-processed with cpptraj</w:t>
        </w:r>
      </w:ins>
      <w:ins w:id="23" w:author="MARSON DOMENICO" w:date="2026-04-22T11:46:00Z" w16du:dateUtc="2026-04-22T09:46:00Z">
        <w:r w:rsidR="00EF6EAB">
          <w:t xml:space="preserve"> (</w:t>
        </w:r>
        <w:r w:rsidR="00EF6EAB" w:rsidRPr="00EF6EAB">
          <w:t>doi:10.1021/ct400341p</w:t>
        </w:r>
        <w:r w:rsidR="00EF6EAB">
          <w:t>)</w:t>
        </w:r>
      </w:ins>
      <w:ins w:id="24" w:author="MARSON DOMENICO" w:date="2026-04-22T11:44:00Z" w16du:dateUtc="2026-04-22T09:44:00Z">
        <w:r>
          <w:t>. In this step, the penetrant molecules were unwrapped in fractional coordinate space and then projected back into Cartesian coordinates using averaged unit-cell vectors in order to remove apparent displacements arising from box fluctuations under NPT conditions.</w:t>
        </w:r>
      </w:ins>
    </w:p>
    <w:p w14:paraId="67502AEA" w14:textId="59764B63" w:rsidR="003603BE" w:rsidRDefault="003603BE" w:rsidP="003603BE">
      <w:pPr>
        <w:rPr>
          <w:ins w:id="25" w:author="MARSON DOMENICO" w:date="2026-04-22T11:44:00Z" w16du:dateUtc="2026-04-22T09:44:00Z"/>
        </w:rPr>
      </w:pPr>
      <w:ins w:id="26" w:author="MARSON DOMENICO" w:date="2026-04-22T11:44:00Z" w16du:dateUtc="2026-04-22T09:44:00Z">
        <w:r>
          <w:t xml:space="preserve">Diffusion coefficients </w:t>
        </w:r>
      </w:ins>
      <w:ins w:id="27" w:author="MARSON DOMENICO" w:date="2026-04-22T11:47:00Z" w16du:dateUtc="2026-04-22T09:47:00Z">
        <w:r w:rsidR="009E68E4">
          <w:t xml:space="preserve">(D) </w:t>
        </w:r>
      </w:ins>
      <w:ins w:id="28" w:author="MARSON DOMENICO" w:date="2026-04-22T11:44:00Z" w16du:dateUtc="2026-04-22T09:44:00Z">
        <w:r>
          <w:t xml:space="preserve">were obtained from whole-molecule penetrant center-of-mass trajectories using the DiffusionGLS implementation of the generalized least-squares formalism of Bullerjahn et al [DOI:10.1063/5.0008312]. In the analysis workflow, each penetrant molecule was treated as one independent trajectory. The method fits correlated mean-squared-displacement </w:t>
        </w:r>
      </w:ins>
      <w:ins w:id="29" w:author="MARSON DOMENICO" w:date="2026-04-22T11:47:00Z" w16du:dateUtc="2026-04-22T09:47:00Z">
        <w:r w:rsidR="00EF6EAB">
          <w:t xml:space="preserve">(MSD) </w:t>
        </w:r>
      </w:ins>
      <w:ins w:id="30" w:author="MARSON DOMENICO" w:date="2026-04-22T11:44:00Z" w16du:dateUtc="2026-04-22T09:44:00Z">
        <w:r>
          <w:t>data over a lag-time window containing m = 10 MSD points for each tested lag time and returns D(t), uncertainty estimates, and a Q-factor that monitors the consistency of the data with diffusive behavior. The lag time used for the reported diffusion coefficient, tc, was selected individually for each system from the resulting D(t)</w:t>
        </w:r>
      </w:ins>
      <w:ins w:id="31" w:author="MARSON DOMENICO" w:date="2026-04-22T11:47:00Z" w16du:dateUtc="2026-04-22T09:47:00Z">
        <w:r w:rsidR="007C1492">
          <w:t xml:space="preserve"> and </w:t>
        </w:r>
      </w:ins>
      <w:ins w:id="32" w:author="MARSON DOMENICO" w:date="2026-04-22T11:44:00Z" w16du:dateUtc="2026-04-22T09:44:00Z">
        <w:r>
          <w:t>Q(t) profiles, and the final tc values ranged from 60 to 95 ns.</w:t>
        </w:r>
      </w:ins>
    </w:p>
    <w:p w14:paraId="6FF8556E" w14:textId="098B3B63" w:rsidR="00C87778" w:rsidRPr="00F75BF4" w:rsidRDefault="003603BE" w:rsidP="003603BE">
      <w:ins w:id="33" w:author="MARSON DOMENICO" w:date="2026-04-22T11:44:00Z" w16du:dateUtc="2026-04-22T09:44:00Z">
        <w:r>
          <w:t>Two complementary statistical summaries were extracted for every system. First, each replica box was analyzed independently, giving one diffusion coefficient from the 32 penetrant trajectories present in that box; the three replica-level values were then averaged and their variability was reported as the standard deviation across replicas. Second, the penetrant trajectories from the three replicas were pooled into a single 96-trajectory data set and reanalyzed in the multi-trajectory GLS framework. For the pooled 96-trajectory analysis, the reported uncertainty was the empirical standard error of the mean (SEM) from DiffusionGLS, obtained from the spread of the molecule-resolved diffusion estimates and scaled by the square root of 96. All diffusion coefficients are reported in cm</w:t>
        </w:r>
        <w:r w:rsidRPr="007C1492">
          <w:rPr>
            <w:vertAlign w:val="superscript"/>
            <w:rPrChange w:id="34" w:author="MARSON DOMENICO" w:date="2026-04-22T11:47:00Z" w16du:dateUtc="2026-04-22T09:47:00Z">
              <w:rPr/>
            </w:rPrChange>
          </w:rPr>
          <w:t>2</w:t>
        </w:r>
        <w:r>
          <w:t xml:space="preserve"> s</w:t>
        </w:r>
        <w:r w:rsidRPr="007C1492">
          <w:rPr>
            <w:vertAlign w:val="superscript"/>
            <w:rPrChange w:id="35" w:author="MARSON DOMENICO" w:date="2026-04-22T11:47:00Z" w16du:dateUtc="2026-04-22T09:47:00Z">
              <w:rPr/>
            </w:rPrChange>
          </w:rPr>
          <w:t>–1</w:t>
        </w:r>
        <w:r>
          <w:t>.</w:t>
        </w:r>
      </w:ins>
      <w:del w:id="36" w:author="MARSON DOMENICO" w:date="2026-04-22T11:44:00Z" w16du:dateUtc="2026-04-22T09:44:00Z">
        <w:r w:rsidR="00C87778" w:rsidRPr="00F75BF4" w:rsidDel="003603BE">
          <w:delText>…</w:delText>
        </w:r>
      </w:del>
    </w:p>
    <w:p w14:paraId="74735F0B" w14:textId="77777777" w:rsidR="0094701F" w:rsidRDefault="005254F3" w:rsidP="00A41CD3">
      <w:pPr>
        <w:pStyle w:val="Heading3"/>
        <w:spacing w:before="40" w:after="0"/>
        <w:rPr>
          <w:rFonts w:ascii="Calibri" w:eastAsia="Aptos Display" w:hAnsi="Calibri" w:cs="Calibri"/>
          <w:b/>
          <w:bCs/>
          <w:color w:val="0D0D0D" w:themeColor="text1" w:themeTint="F2"/>
          <w:sz w:val="24"/>
          <w:szCs w:val="24"/>
        </w:rPr>
      </w:pPr>
      <w:r w:rsidRPr="00F75BF4">
        <w:rPr>
          <w:rFonts w:ascii="Calibri" w:eastAsia="Aptos Display" w:hAnsi="Calibri" w:cs="Calibri"/>
          <w:b/>
          <w:bCs/>
          <w:color w:val="0D0D0D" w:themeColor="text1" w:themeTint="F2"/>
          <w:sz w:val="24"/>
          <w:szCs w:val="24"/>
        </w:rPr>
        <w:t>Uniaxial Deformation Simulations</w:t>
      </w:r>
    </w:p>
    <w:p w14:paraId="647D0CEE" w14:textId="300948B7" w:rsidR="00731C18" w:rsidRDefault="0020562C" w:rsidP="008A27CD">
      <w:pPr>
        <w:rPr>
          <w:rFonts w:ascii="Calibri" w:hAnsi="Calibri" w:cs="Calibri"/>
        </w:rPr>
      </w:pPr>
      <w:r w:rsidRPr="0020562C">
        <w:rPr>
          <w:rFonts w:ascii="Calibri" w:hAnsi="Calibri" w:cs="Calibri"/>
        </w:rPr>
        <w:t>The mechanical properties of the polymers were determined from stress</w:t>
      </w:r>
      <w:r>
        <w:rPr>
          <w:rFonts w:ascii="Calibri" w:hAnsi="Calibri" w:cs="Calibri"/>
        </w:rPr>
        <w:t>-</w:t>
      </w:r>
      <w:r w:rsidRPr="0020562C">
        <w:rPr>
          <w:rFonts w:ascii="Calibri" w:hAnsi="Calibri" w:cs="Calibri"/>
        </w:rPr>
        <w:t xml:space="preserve">strain curves under deformation. The simulation box was </w:t>
      </w:r>
      <w:r w:rsidR="00175178">
        <w:rPr>
          <w:rFonts w:ascii="Calibri" w:hAnsi="Calibri" w:cs="Calibri"/>
        </w:rPr>
        <w:t>stretched</w:t>
      </w:r>
      <w:r w:rsidRPr="0020562C">
        <w:rPr>
          <w:rFonts w:ascii="Calibri" w:hAnsi="Calibri" w:cs="Calibri"/>
        </w:rPr>
        <w:t xml:space="preserve"> along a single direction at a constant velocity. </w:t>
      </w:r>
      <w:r w:rsidR="006D6F86">
        <w:rPr>
          <w:rFonts w:ascii="Calibri" w:hAnsi="Calibri" w:cs="Calibri"/>
        </w:rPr>
        <w:t xml:space="preserve">Along </w:t>
      </w:r>
      <w:r w:rsidRPr="0020562C">
        <w:rPr>
          <w:rFonts w:ascii="Calibri" w:hAnsi="Calibri" w:cs="Calibri"/>
        </w:rPr>
        <w:t>the two</w:t>
      </w:r>
      <w:r w:rsidR="005532BE">
        <w:rPr>
          <w:rFonts w:ascii="Calibri" w:hAnsi="Calibri" w:cs="Calibri"/>
        </w:rPr>
        <w:t xml:space="preserve"> perpendicular</w:t>
      </w:r>
      <w:r w:rsidRPr="0020562C">
        <w:rPr>
          <w:rFonts w:ascii="Calibri" w:hAnsi="Calibri" w:cs="Calibri"/>
        </w:rPr>
        <w:t xml:space="preserve"> directions </w:t>
      </w:r>
      <w:r w:rsidR="006D6F86">
        <w:rPr>
          <w:rFonts w:ascii="Calibri" w:hAnsi="Calibri" w:cs="Calibri"/>
        </w:rPr>
        <w:t xml:space="preserve">relaxation was allowed </w:t>
      </w:r>
      <w:r w:rsidRPr="0020562C">
        <w:rPr>
          <w:rFonts w:ascii="Calibri" w:hAnsi="Calibri" w:cs="Calibri"/>
        </w:rPr>
        <w:t>via semi-isotropic pressure coupling with a coupling time constant of τ</w:t>
      </w:r>
      <w:r w:rsidRPr="0020562C">
        <w:rPr>
          <w:rFonts w:ascii="Calibri" w:hAnsi="Calibri" w:cs="Calibri"/>
          <w:vertAlign w:val="subscript"/>
        </w:rPr>
        <w:t>P</w:t>
      </w:r>
      <w:r>
        <w:rPr>
          <w:rFonts w:ascii="Calibri" w:hAnsi="Calibri" w:cs="Calibri"/>
        </w:rPr>
        <w:t xml:space="preserve"> </w:t>
      </w:r>
      <w:r w:rsidRPr="0020562C">
        <w:rPr>
          <w:rFonts w:ascii="Calibri" w:hAnsi="Calibri" w:cs="Calibri"/>
        </w:rPr>
        <w:t xml:space="preserve">= 1 ps, while compressibility was set to zero in the deformation direction. As a result, the box contracts in the transverse directions under the applied external pressure of 1 atm. The strain, </w:t>
      </w:r>
      <w:r>
        <w:rPr>
          <w:rFonts w:ascii="Calibri" w:hAnsi="Calibri" w:cs="Calibri"/>
        </w:rPr>
        <w:t>ε</w:t>
      </w:r>
      <w:r w:rsidRPr="0020562C">
        <w:rPr>
          <w:rFonts w:ascii="Calibri" w:hAnsi="Calibri" w:cs="Calibri"/>
        </w:rPr>
        <w:t>, is defined as:</w:t>
      </w:r>
    </w:p>
    <w:p w14:paraId="1524C2F1" w14:textId="19BB8E4B" w:rsidR="008A27CD" w:rsidRPr="00403073" w:rsidRDefault="0093491F" w:rsidP="0077457B">
      <w:pPr>
        <w:jc w:val="center"/>
        <w:rPr>
          <w:rFonts w:ascii="Calibri" w:hAnsi="Calibri" w:cs="Calibri"/>
          <w:iCs/>
          <w:lang w:eastAsia="it-IT"/>
        </w:rPr>
      </w:pPr>
      <m:oMath>
        <m:r>
          <m:rPr>
            <m:sty m:val="p"/>
          </m:rPr>
          <w:rPr>
            <w:rFonts w:ascii="Cambria Math" w:hAnsi="Cambria Math"/>
            <w:lang w:eastAsia="it-IT"/>
          </w:rPr>
          <m:t>ε=</m:t>
        </m:r>
        <m:f>
          <m:fPr>
            <m:ctrlPr>
              <w:rPr>
                <w:rFonts w:ascii="Cambria Math" w:hAnsi="Cambria Math"/>
                <w:iCs/>
                <w:lang w:eastAsia="it-IT"/>
              </w:rPr>
            </m:ctrlPr>
          </m:fPr>
          <m:num>
            <m:r>
              <m:rPr>
                <m:sty m:val="p"/>
              </m:rPr>
              <w:rPr>
                <w:rFonts w:ascii="Cambria Math" w:hAnsi="Cambria Math"/>
                <w:lang w:eastAsia="it-IT"/>
              </w:rPr>
              <m:t>L(t)-</m:t>
            </m:r>
            <m:sSub>
              <m:sSubPr>
                <m:ctrlPr>
                  <w:rPr>
                    <w:rFonts w:ascii="Cambria Math" w:hAnsi="Cambria Math"/>
                    <w:iCs/>
                    <w:lang w:eastAsia="it-IT"/>
                  </w:rPr>
                </m:ctrlPr>
              </m:sSubPr>
              <m:e>
                <m:r>
                  <m:rPr>
                    <m:sty m:val="p"/>
                  </m:rPr>
                  <w:rPr>
                    <w:rFonts w:ascii="Cambria Math" w:hAnsi="Cambria Math"/>
                    <w:lang w:eastAsia="it-IT"/>
                  </w:rPr>
                  <m:t>L</m:t>
                </m:r>
              </m:e>
              <m:sub>
                <m:r>
                  <m:rPr>
                    <m:sty m:val="p"/>
                  </m:rPr>
                  <w:rPr>
                    <w:rFonts w:ascii="Cambria Math" w:hAnsi="Cambria Math"/>
                    <w:lang w:eastAsia="it-IT"/>
                  </w:rPr>
                  <m:t>0</m:t>
                </m:r>
              </m:sub>
            </m:sSub>
          </m:num>
          <m:den>
            <m:sSub>
              <m:sSubPr>
                <m:ctrlPr>
                  <w:rPr>
                    <w:rFonts w:ascii="Cambria Math" w:hAnsi="Cambria Math"/>
                    <w:iCs/>
                    <w:lang w:eastAsia="it-IT"/>
                  </w:rPr>
                </m:ctrlPr>
              </m:sSubPr>
              <m:e>
                <m:r>
                  <m:rPr>
                    <m:sty m:val="p"/>
                  </m:rPr>
                  <w:rPr>
                    <w:rFonts w:ascii="Cambria Math" w:hAnsi="Cambria Math"/>
                    <w:lang w:eastAsia="it-IT"/>
                  </w:rPr>
                  <m:t>L</m:t>
                </m:r>
              </m:e>
              <m:sub>
                <m:r>
                  <m:rPr>
                    <m:sty m:val="p"/>
                  </m:rPr>
                  <w:rPr>
                    <w:rFonts w:ascii="Cambria Math" w:hAnsi="Cambria Math"/>
                    <w:lang w:eastAsia="it-IT"/>
                  </w:rPr>
                  <m:t>0</m:t>
                </m:r>
              </m:sub>
            </m:sSub>
          </m:den>
        </m:f>
        <m:r>
          <m:rPr>
            <m:sty m:val="p"/>
          </m:rPr>
          <w:rPr>
            <w:rFonts w:ascii="Cambria Math" w:hAnsi="Cambria Math"/>
            <w:lang w:eastAsia="it-IT"/>
          </w:rPr>
          <m:t>,</m:t>
        </m:r>
      </m:oMath>
      <w:r w:rsidR="0077457B" w:rsidRPr="00403073">
        <w:rPr>
          <w:rFonts w:ascii="Calibri" w:eastAsiaTheme="minorEastAsia" w:hAnsi="Calibri" w:cs="Calibri"/>
          <w:iCs/>
          <w:lang w:eastAsia="it-IT"/>
        </w:rPr>
        <w:t xml:space="preserve"> </w:t>
      </w:r>
      <w:r w:rsidR="0077457B" w:rsidRPr="00403073">
        <w:rPr>
          <w:rFonts w:ascii="Calibri" w:eastAsiaTheme="minorEastAsia" w:hAnsi="Calibri" w:cs="Calibri"/>
          <w:iCs/>
          <w:highlight w:val="yellow"/>
          <w:lang w:eastAsia="it-IT"/>
        </w:rPr>
        <w:t>(strain)</w:t>
      </w:r>
    </w:p>
    <w:p w14:paraId="1D65F125" w14:textId="089E4C9E" w:rsidR="00AE4438" w:rsidRPr="0061657F" w:rsidRDefault="006C7C77" w:rsidP="003E5A1A">
      <w:pPr>
        <w:rPr>
          <w:rFonts w:ascii="Calibri" w:hAnsi="Calibri" w:cs="Calibri"/>
        </w:rPr>
      </w:pPr>
      <w:r>
        <w:rPr>
          <w:rFonts w:ascii="Calibri" w:hAnsi="Calibri" w:cs="Calibri"/>
          <w:lang w:eastAsia="it-IT"/>
        </w:rPr>
        <w:t>w</w:t>
      </w:r>
      <w:r w:rsidR="008A27CD" w:rsidRPr="00DF77C1">
        <w:rPr>
          <w:rFonts w:ascii="Calibri" w:hAnsi="Calibri" w:cs="Calibri"/>
          <w:lang w:eastAsia="it-IT"/>
        </w:rPr>
        <w:t>here</w:t>
      </w:r>
      <w:r w:rsidR="00202C74">
        <w:rPr>
          <w:rFonts w:ascii="Calibri" w:hAnsi="Calibri" w:cs="Calibri"/>
          <w:lang w:eastAsia="it-IT"/>
        </w:rPr>
        <w:t xml:space="preserve"> </w:t>
      </w:r>
      <w:r w:rsidR="00202C74" w:rsidRPr="00127813">
        <w:rPr>
          <w:rFonts w:ascii="Cambria Math" w:hAnsi="Cambria Math" w:cs="Calibri"/>
          <w:lang w:eastAsia="it-IT"/>
        </w:rPr>
        <w:t>L</w:t>
      </w:r>
      <w:r w:rsidR="00202C74" w:rsidRPr="00202C74">
        <w:rPr>
          <w:rFonts w:ascii="Cambria Math" w:hAnsi="Cambria Math" w:cs="Calibri"/>
          <w:lang w:eastAsia="it-IT"/>
        </w:rPr>
        <w:t>(t)</w:t>
      </w:r>
      <w:r w:rsidR="00202C74">
        <w:rPr>
          <w:rFonts w:ascii="Calibri" w:hAnsi="Calibri" w:cs="Calibri"/>
          <w:lang w:eastAsia="it-IT"/>
        </w:rPr>
        <w:t xml:space="preserve"> is the length of the box along the deformation direction and</w:t>
      </w:r>
      <w:r w:rsidR="00127813">
        <w:rPr>
          <w:rFonts w:ascii="Calibri" w:hAnsi="Calibri" w:cs="Calibri"/>
          <w:lang w:eastAsia="it-IT"/>
        </w:rPr>
        <w:t xml:space="preserve"> </w:t>
      </w:r>
      <w:r w:rsidR="00127813" w:rsidRPr="00127813">
        <w:rPr>
          <w:rFonts w:ascii="Cambria Math" w:hAnsi="Cambria Math" w:cs="Calibri"/>
          <w:lang w:eastAsia="it-IT"/>
        </w:rPr>
        <w:t>L</w:t>
      </w:r>
      <w:r w:rsidR="00127813" w:rsidRPr="00127813">
        <w:rPr>
          <w:rFonts w:ascii="Cambria Math" w:hAnsi="Cambria Math" w:cs="Calibri"/>
          <w:vertAlign w:val="subscript"/>
          <w:lang w:eastAsia="it-IT"/>
        </w:rPr>
        <w:t>0</w:t>
      </w:r>
      <w:r w:rsidR="008A27CD" w:rsidRPr="00DF77C1">
        <w:rPr>
          <w:rFonts w:ascii="Calibri" w:hAnsi="Calibri" w:cs="Calibri"/>
          <w:lang w:eastAsia="it-IT"/>
        </w:rPr>
        <w:t xml:space="preserve"> is </w:t>
      </w:r>
      <w:r w:rsidR="003C4809">
        <w:rPr>
          <w:rFonts w:ascii="Calibri" w:hAnsi="Calibri" w:cs="Calibri"/>
          <w:lang w:eastAsia="it-IT"/>
        </w:rPr>
        <w:t xml:space="preserve">its value </w:t>
      </w:r>
      <w:r w:rsidR="008A27CD" w:rsidRPr="00DF77C1">
        <w:rPr>
          <w:rFonts w:ascii="Calibri" w:hAnsi="Calibri" w:cs="Calibri"/>
          <w:lang w:eastAsia="it-IT"/>
        </w:rPr>
        <w:t>at</w:t>
      </w:r>
      <w:r w:rsidR="006124A7">
        <w:rPr>
          <w:rFonts w:ascii="Calibri" w:hAnsi="Calibri" w:cs="Calibri"/>
          <w:lang w:eastAsia="it-IT"/>
        </w:rPr>
        <w:t xml:space="preserve"> </w:t>
      </w:r>
      <w:r w:rsidR="006124A7" w:rsidRPr="006124A7">
        <w:rPr>
          <w:rFonts w:ascii="Cambria Math" w:hAnsi="Cambria Math" w:cs="Calibri"/>
          <w:lang w:eastAsia="it-IT"/>
        </w:rPr>
        <w:t>t=0</w:t>
      </w:r>
      <w:r w:rsidR="006124A7">
        <w:rPr>
          <w:rFonts w:ascii="Calibri" w:hAnsi="Calibri" w:cs="Calibri"/>
          <w:lang w:eastAsia="it-IT"/>
        </w:rPr>
        <w:t xml:space="preserve">. </w:t>
      </w:r>
      <w:r w:rsidR="003F7637">
        <w:rPr>
          <w:rFonts w:ascii="Calibri" w:hAnsi="Calibri" w:cs="Calibri"/>
          <w:lang w:eastAsia="it-IT"/>
        </w:rPr>
        <w:t xml:space="preserve"> </w:t>
      </w:r>
      <w:r w:rsidR="00AB4029" w:rsidRPr="00AB4029">
        <w:rPr>
          <w:rFonts w:ascii="Calibri" w:hAnsi="Calibri" w:cs="Calibri"/>
          <w:lang w:eastAsia="it-IT"/>
        </w:rPr>
        <w:t xml:space="preserve">The stress response is calculated as </w:t>
      </w:r>
      <w:r w:rsidR="00AB4029" w:rsidRPr="00606457">
        <w:rPr>
          <w:rFonts w:ascii="Cambria Math" w:hAnsi="Cambria Math" w:cs="Calibri"/>
          <w:lang w:eastAsia="it-IT"/>
        </w:rPr>
        <w:t>σ = P</w:t>
      </w:r>
      <w:r w:rsidR="00AB4029" w:rsidRPr="00606457">
        <w:rPr>
          <w:rFonts w:ascii="Cambria Math" w:hAnsi="Cambria Math" w:cs="Calibri"/>
          <w:vertAlign w:val="subscript"/>
          <w:lang w:eastAsia="it-IT"/>
        </w:rPr>
        <w:t>i</w:t>
      </w:r>
      <w:r w:rsidR="00AB4029" w:rsidRPr="00AB4029">
        <w:rPr>
          <w:rFonts w:ascii="Calibri" w:hAnsi="Calibri" w:cs="Calibri"/>
          <w:lang w:eastAsia="it-IT"/>
        </w:rPr>
        <w:t xml:space="preserve">, where </w:t>
      </w:r>
      <w:r w:rsidR="00AB4029" w:rsidRPr="00606457">
        <w:rPr>
          <w:rFonts w:ascii="Cambria Math" w:hAnsi="Cambria Math" w:cs="Calibri"/>
          <w:lang w:eastAsia="it-IT"/>
        </w:rPr>
        <w:t>P</w:t>
      </w:r>
      <w:r w:rsidR="00606457" w:rsidRPr="00606457">
        <w:rPr>
          <w:rFonts w:ascii="Cambria Math" w:hAnsi="Cambria Math" w:cs="Calibri"/>
          <w:vertAlign w:val="subscript"/>
          <w:lang w:eastAsia="it-IT"/>
        </w:rPr>
        <w:t>i</w:t>
      </w:r>
      <w:r w:rsidR="00606457">
        <w:rPr>
          <w:rFonts w:ascii="Calibri" w:hAnsi="Calibri" w:cs="Calibri"/>
          <w:lang w:eastAsia="it-IT"/>
        </w:rPr>
        <w:t xml:space="preserve"> </w:t>
      </w:r>
      <w:r w:rsidR="00AB4029" w:rsidRPr="00AB4029">
        <w:rPr>
          <w:rFonts w:ascii="Calibri" w:hAnsi="Calibri" w:cs="Calibri"/>
          <w:lang w:eastAsia="it-IT"/>
        </w:rPr>
        <w:t xml:space="preserve">is the diagonal component of the </w:t>
      </w:r>
      <w:r w:rsidR="00AB4029" w:rsidRPr="00AB4029">
        <w:rPr>
          <w:rFonts w:ascii="Calibri" w:hAnsi="Calibri" w:cs="Calibri"/>
          <w:lang w:eastAsia="it-IT"/>
        </w:rPr>
        <w:lastRenderedPageBreak/>
        <w:t>pressure tensor along the direction of applied strain.</w:t>
      </w:r>
      <w:r w:rsidR="00DD4F33">
        <w:rPr>
          <w:rFonts w:ascii="Calibri" w:hAnsi="Calibri" w:cs="Calibri"/>
          <w:lang w:eastAsia="it-IT"/>
        </w:rPr>
        <w:t xml:space="preserve"> </w:t>
      </w:r>
      <w:r w:rsidR="003F7637" w:rsidRPr="003F7637">
        <w:rPr>
          <w:rFonts w:ascii="Calibri" w:hAnsi="Calibri" w:cs="Calibri"/>
          <w:lang w:eastAsia="it-IT"/>
        </w:rPr>
        <w:t>Typical stress</w:t>
      </w:r>
      <w:r w:rsidR="003F7637">
        <w:rPr>
          <w:rFonts w:ascii="Calibri" w:hAnsi="Calibri" w:cs="Calibri"/>
          <w:lang w:eastAsia="it-IT"/>
        </w:rPr>
        <w:t>-</w:t>
      </w:r>
      <w:r w:rsidR="003F7637" w:rsidRPr="003F7637">
        <w:rPr>
          <w:rFonts w:ascii="Calibri" w:hAnsi="Calibri" w:cs="Calibri"/>
          <w:lang w:eastAsia="it-IT"/>
        </w:rPr>
        <w:t xml:space="preserve">strain curves are shown in </w:t>
      </w:r>
      <w:r w:rsidR="00501EF5">
        <w:rPr>
          <w:rFonts w:ascii="Calibri" w:hAnsi="Calibri" w:cs="Calibri"/>
          <w:lang w:eastAsia="it-IT"/>
        </w:rPr>
        <w:t xml:space="preserve">Figure </w:t>
      </w:r>
      <w:r w:rsidR="00540315">
        <w:rPr>
          <w:rFonts w:ascii="Calibri" w:hAnsi="Calibri" w:cs="Calibri"/>
          <w:lang w:eastAsia="it-IT"/>
        </w:rPr>
        <w:t>(</w:t>
      </w:r>
      <w:r w:rsidR="00540315" w:rsidRPr="00540315">
        <w:rPr>
          <w:rFonts w:ascii="Calibri" w:hAnsi="Calibri" w:cs="Calibri"/>
          <w:highlight w:val="yellow"/>
          <w:lang w:eastAsia="it-IT"/>
        </w:rPr>
        <w:t>SuppStressStrain</w:t>
      </w:r>
      <w:r w:rsidR="00540315">
        <w:rPr>
          <w:rFonts w:ascii="Calibri" w:hAnsi="Calibri" w:cs="Calibri"/>
          <w:lang w:eastAsia="it-IT"/>
        </w:rPr>
        <w:t>)</w:t>
      </w:r>
      <w:r w:rsidR="003F7637">
        <w:rPr>
          <w:rFonts w:ascii="Calibri" w:hAnsi="Calibri" w:cs="Calibri"/>
          <w:lang w:eastAsia="it-IT"/>
        </w:rPr>
        <w:t>.</w:t>
      </w:r>
      <w:r w:rsidR="002C0801">
        <w:rPr>
          <w:rFonts w:ascii="Calibri" w:hAnsi="Calibri" w:cs="Calibri"/>
          <w:lang w:eastAsia="it-IT"/>
        </w:rPr>
        <w:t xml:space="preserve"> </w:t>
      </w:r>
      <w:r w:rsidR="005E2740" w:rsidRPr="005E2740">
        <w:rPr>
          <w:rFonts w:ascii="Calibri" w:hAnsi="Calibri" w:cs="Calibri"/>
        </w:rPr>
        <w:t>At low strain values (</w:t>
      </w:r>
      <w:r w:rsidR="005E2740" w:rsidRPr="005E2740">
        <w:rPr>
          <w:rFonts w:ascii="Cambria Math" w:hAnsi="Cambria Math" w:cs="Calibri"/>
        </w:rPr>
        <w:t>ε</w:t>
      </w:r>
      <w:r w:rsidR="005E2740" w:rsidRPr="005E2740">
        <w:rPr>
          <w:rFonts w:ascii="Calibri" w:hAnsi="Calibri" w:cs="Calibri"/>
        </w:rPr>
        <w:t xml:space="preserve"> &lt; 3%), the stress response is linear, and the Young’s modulus, </w:t>
      </w:r>
      <w:r w:rsidR="005E2740" w:rsidRPr="005E2740">
        <w:rPr>
          <w:rFonts w:ascii="Cambria Math" w:hAnsi="Cambria Math" w:cs="Calibri"/>
        </w:rPr>
        <w:t>E</w:t>
      </w:r>
      <w:r w:rsidR="005E2740" w:rsidRPr="005E2740">
        <w:rPr>
          <w:rFonts w:ascii="Calibri" w:hAnsi="Calibri" w:cs="Calibri"/>
        </w:rPr>
        <w:t xml:space="preserve">, is determined from the relation </w:t>
      </w:r>
      <w:r w:rsidR="005E2740" w:rsidRPr="005E2740">
        <w:rPr>
          <w:rFonts w:ascii="Cambria Math" w:hAnsi="Cambria Math" w:cs="Calibri"/>
        </w:rPr>
        <w:t>σ = Eε</w:t>
      </w:r>
      <w:r w:rsidR="005E2740" w:rsidRPr="005E2740">
        <w:rPr>
          <w:rFonts w:ascii="Calibri" w:hAnsi="Calibri" w:cs="Calibri"/>
        </w:rPr>
        <w:t xml:space="preserve"> by performing a linear fit. If residual stress is present at t = 0, the line is shifted accordingly.</w:t>
      </w:r>
      <w:r w:rsidR="001C7692">
        <w:rPr>
          <w:rFonts w:ascii="Calibri" w:hAnsi="Calibri" w:cs="Calibri"/>
        </w:rPr>
        <w:t xml:space="preserve"> </w:t>
      </w:r>
      <w:r w:rsidR="008C196B" w:rsidRPr="008C196B">
        <w:rPr>
          <w:rFonts w:ascii="Calibri" w:hAnsi="Calibri" w:cs="Calibri"/>
        </w:rPr>
        <w:t xml:space="preserve">The Poisson’s ratio was evaluated in the </w:t>
      </w:r>
      <w:r w:rsidR="0091216B">
        <w:rPr>
          <w:rFonts w:ascii="Calibri" w:hAnsi="Calibri" w:cs="Calibri"/>
        </w:rPr>
        <w:t xml:space="preserve">elastic </w:t>
      </w:r>
      <w:r w:rsidR="008C196B" w:rsidRPr="008C196B">
        <w:rPr>
          <w:rFonts w:ascii="Calibri" w:hAnsi="Calibri" w:cs="Calibri"/>
        </w:rPr>
        <w:t xml:space="preserve">linear regime (ε &lt; 3%) as the </w:t>
      </w:r>
      <w:r w:rsidR="00D65566" w:rsidRPr="008C196B">
        <w:rPr>
          <w:rFonts w:ascii="Calibri" w:hAnsi="Calibri" w:cs="Calibri"/>
        </w:rPr>
        <w:t xml:space="preserve">average </w:t>
      </w:r>
      <w:r w:rsidR="008C196B" w:rsidRPr="008C196B">
        <w:rPr>
          <w:rFonts w:ascii="Calibri" w:hAnsi="Calibri" w:cs="Calibri"/>
        </w:rPr>
        <w:t>negative ratio of the transverse strain</w:t>
      </w:r>
      <w:r w:rsidR="008C196B">
        <w:rPr>
          <w:rFonts w:ascii="Calibri" w:hAnsi="Calibri" w:cs="Calibri"/>
        </w:rPr>
        <w:t xml:space="preserve"> </w:t>
      </w:r>
      <w:r w:rsidR="008C196B" w:rsidRPr="008C196B">
        <w:rPr>
          <w:rFonts w:ascii="Calibri" w:hAnsi="Calibri" w:cs="Calibri"/>
        </w:rPr>
        <w:t>ε</w:t>
      </w:r>
      <w:r w:rsidR="008C196B">
        <w:rPr>
          <w:rFonts w:ascii="Calibri" w:hAnsi="Calibri" w:cs="Calibri"/>
          <w:vertAlign w:val="subscript"/>
        </w:rPr>
        <w:t>T</w:t>
      </w:r>
      <w:r w:rsidR="008C196B" w:rsidRPr="008C196B">
        <w:rPr>
          <w:rFonts w:ascii="Calibri" w:hAnsi="Calibri" w:cs="Calibri"/>
        </w:rPr>
        <w:t xml:space="preserve"> (perpendicular to the deformation) to the axial strain.</w:t>
      </w:r>
      <w:r w:rsidR="00075F9E">
        <w:rPr>
          <w:rFonts w:ascii="Calibri" w:hAnsi="Calibri" w:cs="Calibri"/>
        </w:rPr>
        <w:t xml:space="preserve"> </w:t>
      </w:r>
      <w:r w:rsidR="00075F9E" w:rsidRPr="00075F9E">
        <w:rPr>
          <w:rFonts w:ascii="Calibri" w:hAnsi="Calibri" w:cs="Calibri"/>
        </w:rPr>
        <w:t xml:space="preserve">The Young’s modulus and Poisson’s ratio </w:t>
      </w:r>
      <w:r w:rsidR="00DC6DA2">
        <w:rPr>
          <w:rFonts w:ascii="Calibri" w:hAnsi="Calibri" w:cs="Calibri"/>
        </w:rPr>
        <w:t xml:space="preserve">of the polymers </w:t>
      </w:r>
      <w:r w:rsidR="00075F9E" w:rsidRPr="00075F9E">
        <w:rPr>
          <w:rFonts w:ascii="Calibri" w:hAnsi="Calibri" w:cs="Calibri"/>
        </w:rPr>
        <w:t xml:space="preserve">were evaluated at different temperatures. Initial configurations at each temperature were prepared by gradually increasing or decreasing the temperature to the target value over 10 ns, followed by 10 ns of equilibration under NPT conditions. The reported values were estimated as the average of six independent measurements obtained by applying the strain along the three directions </w:t>
      </w:r>
      <w:r w:rsidR="00321448">
        <w:rPr>
          <w:rFonts w:ascii="Calibri" w:hAnsi="Calibri" w:cs="Calibri"/>
        </w:rPr>
        <w:t xml:space="preserve">starting </w:t>
      </w:r>
      <w:r w:rsidR="00075F9E" w:rsidRPr="00075F9E">
        <w:rPr>
          <w:rFonts w:ascii="Calibri" w:hAnsi="Calibri" w:cs="Calibri"/>
        </w:rPr>
        <w:t>from two independent configurations.</w:t>
      </w:r>
    </w:p>
    <w:p w14:paraId="25B6DD92" w14:textId="7F827989" w:rsidR="005F04BE" w:rsidRPr="00E91214" w:rsidRDefault="6CEECD2B" w:rsidP="6CEECD2B">
      <w:pPr>
        <w:pStyle w:val="Heading2"/>
        <w:spacing w:before="40" w:after="0"/>
        <w:rPr>
          <w:rFonts w:ascii="Calibri" w:eastAsia="Aptos Display" w:hAnsi="Calibri" w:cs="Calibri"/>
          <w:b/>
          <w:bCs/>
          <w:color w:val="0D0D0D" w:themeColor="text1" w:themeTint="F2"/>
          <w:sz w:val="24"/>
          <w:szCs w:val="24"/>
        </w:rPr>
      </w:pPr>
      <w:r w:rsidRPr="00E91214">
        <w:rPr>
          <w:rFonts w:ascii="Calibri" w:eastAsia="Aptos Display" w:hAnsi="Calibri" w:cs="Calibri"/>
          <w:b/>
          <w:bCs/>
          <w:color w:val="0D0D0D" w:themeColor="text1" w:themeTint="F2"/>
          <w:sz w:val="24"/>
          <w:szCs w:val="24"/>
        </w:rPr>
        <w:t>Coarse Grained Simulation Protocol</w:t>
      </w:r>
      <w:r w:rsidR="000C4C4D" w:rsidRPr="00E91214">
        <w:rPr>
          <w:rFonts w:ascii="Calibri" w:eastAsia="Aptos Display" w:hAnsi="Calibri" w:cs="Calibri"/>
          <w:b/>
          <w:bCs/>
          <w:color w:val="0D0D0D" w:themeColor="text1" w:themeTint="F2"/>
          <w:sz w:val="24"/>
          <w:szCs w:val="24"/>
        </w:rPr>
        <w:t>.</w:t>
      </w:r>
    </w:p>
    <w:p w14:paraId="0F746BC9" w14:textId="19E905A3" w:rsidR="005F04BE" w:rsidRPr="00E22608" w:rsidRDefault="008B6166" w:rsidP="6CEECD2B">
      <w:pPr>
        <w:rPr>
          <w:rFonts w:ascii="Calibri" w:eastAsia="Aptos" w:hAnsi="Calibri" w:cs="Calibri"/>
          <w:b/>
          <w:bCs/>
          <w:color w:val="000000" w:themeColor="text1"/>
          <w:sz w:val="22"/>
          <w:szCs w:val="22"/>
        </w:rPr>
      </w:pPr>
      <w:r>
        <w:rPr>
          <w:rFonts w:ascii="Calibri" w:eastAsia="Aptos" w:hAnsi="Calibri" w:cs="Calibri"/>
          <w:b/>
          <w:bCs/>
          <w:color w:val="000000" w:themeColor="text1"/>
          <w:sz w:val="22"/>
          <w:szCs w:val="22"/>
        </w:rPr>
        <w:t>…</w:t>
      </w:r>
    </w:p>
    <w:p w14:paraId="5A9D7660" w14:textId="395026C8" w:rsidR="005F04BE" w:rsidRDefault="6CEECD2B" w:rsidP="6CEECD2B">
      <w:pPr>
        <w:pStyle w:val="Heading1"/>
        <w:spacing w:before="240" w:after="0"/>
        <w:rPr>
          <w:rFonts w:ascii="Calibri" w:eastAsia="Aptos Display" w:hAnsi="Calibri" w:cs="Calibri"/>
          <w:b/>
          <w:bCs/>
          <w:color w:val="262626" w:themeColor="text1" w:themeTint="D9"/>
          <w:sz w:val="32"/>
          <w:szCs w:val="32"/>
        </w:rPr>
      </w:pPr>
      <w:r w:rsidRPr="00E22608">
        <w:rPr>
          <w:rFonts w:ascii="Calibri" w:eastAsia="Aptos Display" w:hAnsi="Calibri" w:cs="Calibri"/>
          <w:b/>
          <w:bCs/>
          <w:color w:val="262626" w:themeColor="text1" w:themeTint="D9"/>
          <w:sz w:val="32"/>
          <w:szCs w:val="32"/>
        </w:rPr>
        <w:t>Results</w:t>
      </w:r>
    </w:p>
    <w:p w14:paraId="6E1E4220" w14:textId="77777777" w:rsidR="00487D6A" w:rsidRPr="00E22608" w:rsidRDefault="00487D6A" w:rsidP="00487D6A">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Diffusion Properties from All-Atom Simulations</w:t>
      </w:r>
    </w:p>
    <w:p w14:paraId="6A7A3A5F" w14:textId="4F74C506" w:rsidR="00487D6A" w:rsidRPr="00487D6A" w:rsidRDefault="00870A6D" w:rsidP="00487D6A">
      <w:r>
        <w:t>…</w:t>
      </w:r>
    </w:p>
    <w:p w14:paraId="0D5BE9B9" w14:textId="278FA6AE" w:rsidR="005F04BE" w:rsidRDefault="6CEECD2B"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Mechanical Properties from All-Atom Simulations</w:t>
      </w:r>
    </w:p>
    <w:p w14:paraId="3670DEF3" w14:textId="10D0A884" w:rsidR="00646564" w:rsidRPr="00646564" w:rsidRDefault="00025B8B" w:rsidP="00646564">
      <w:pPr>
        <w:rPr>
          <w:rFonts w:ascii="Calibri" w:hAnsi="Calibri" w:cs="Calibri"/>
        </w:rPr>
      </w:pPr>
      <w:r w:rsidRPr="00025B8B">
        <w:rPr>
          <w:rFonts w:ascii="Calibri" w:hAnsi="Calibri" w:cs="Calibri"/>
        </w:rPr>
        <w:t>The mechanical properties of PET and PEF were evaluated using the QMD-FF and OPLS-AA force fields. Figure (</w:t>
      </w:r>
      <w:r w:rsidRPr="00842AC4">
        <w:rPr>
          <w:rFonts w:ascii="Calibri" w:hAnsi="Calibri" w:cs="Calibri"/>
          <w:highlight w:val="yellow"/>
        </w:rPr>
        <w:t>MecPropr</w:t>
      </w:r>
      <w:r w:rsidRPr="00025B8B">
        <w:rPr>
          <w:rFonts w:ascii="Calibri" w:hAnsi="Calibri" w:cs="Calibri"/>
        </w:rPr>
        <w:t xml:space="preserve">) reports the Young’s modulus and Poisson’s ratio calculated at a strain rate of </w:t>
      </w:r>
      <m:oMath>
        <m:acc>
          <m:accPr>
            <m:chr m:val="̇"/>
            <m:ctrlPr>
              <w:rPr>
                <w:rFonts w:ascii="Cambria Math" w:hAnsi="Cambria Math" w:cs="Calibri"/>
                <w:i/>
              </w:rPr>
            </m:ctrlPr>
          </m:accPr>
          <m:e>
            <m:r>
              <w:rPr>
                <w:rFonts w:ascii="Cambria Math" w:hAnsi="Cambria Math" w:cs="Calibri"/>
              </w:rPr>
              <m:t>ε</m:t>
            </m:r>
          </m:e>
        </m:acc>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10</m:t>
            </m:r>
          </m:e>
          <m:sup>
            <m:r>
              <w:rPr>
                <w:rFonts w:ascii="Cambria Math" w:eastAsiaTheme="minorEastAsia" w:hAnsi="Cambria Math" w:cs="Calibri"/>
              </w:rPr>
              <m:t>7</m:t>
            </m:r>
          </m:sup>
        </m:sSup>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-1</m:t>
            </m:r>
          </m:sup>
        </m:sSup>
      </m:oMath>
      <w:r w:rsidRPr="00025B8B">
        <w:rPr>
          <w:rFonts w:ascii="Calibri" w:hAnsi="Calibri" w:cs="Calibri"/>
        </w:rPr>
        <w:t>,</w:t>
      </w:r>
      <w:r w:rsidRPr="0029552B">
        <w:rPr>
          <w:rFonts w:ascii="Calibri" w:hAnsi="Calibri" w:cs="Calibri"/>
        </w:rPr>
        <w:t xml:space="preserve"> </w:t>
      </w:r>
      <w:r w:rsidR="0029552B" w:rsidRPr="0029552B">
        <w:rPr>
          <w:rFonts w:ascii="Calibri" w:hAnsi="Calibri" w:cs="Calibri"/>
        </w:rPr>
        <w:t>within the typical range adopted in molecular dynamics simulations of amorphous polymers</w:t>
      </w:r>
      <w:r w:rsidRPr="00025B8B">
        <w:rPr>
          <w:rFonts w:ascii="Calibri" w:hAnsi="Calibri" w:cs="Calibri"/>
        </w:rPr>
        <w:t xml:space="preserve"> (</w:t>
      </w:r>
      <m:oMath>
        <m:sSup>
          <m:sSupPr>
            <m:ctrlPr>
              <w:rPr>
                <w:rFonts w:ascii="Cambria Math" w:eastAsiaTheme="minorEastAsia" w:hAnsi="Cambria Math" w:cs="Calibri"/>
                <w:i/>
              </w:rPr>
            </m:ctrlPr>
          </m:sSupPr>
          <m:e>
            <m:r>
              <w:rPr>
                <w:rFonts w:ascii="Cambria Math" w:eastAsiaTheme="minorEastAsia" w:hAnsi="Cambria Math" w:cs="Calibri"/>
              </w:rPr>
              <m:t>10</m:t>
            </m:r>
          </m:e>
          <m:sup>
            <m:r>
              <w:rPr>
                <w:rFonts w:ascii="Cambria Math" w:eastAsiaTheme="minorEastAsia" w:hAnsi="Cambria Math" w:cs="Calibri"/>
              </w:rPr>
              <m:t>6</m:t>
            </m:r>
          </m:sup>
        </m:sSup>
      </m:oMath>
      <w:r w:rsidR="00842AC4" w:rsidRPr="001D066E">
        <w:rPr>
          <w:rFonts w:ascii="Cambria Math" w:hAnsi="Cambria Math" w:cs="Calibri"/>
          <w:i/>
          <w:iCs/>
        </w:rPr>
        <w:t>-</w:t>
      </w:r>
      <m:oMath>
        <m:sSup>
          <m:sSupPr>
            <m:ctrlPr>
              <w:rPr>
                <w:rFonts w:ascii="Cambria Math" w:eastAsiaTheme="minorEastAsia" w:hAnsi="Cambria Math" w:cs="Calibri"/>
                <w:i/>
              </w:rPr>
            </m:ctrlPr>
          </m:sSupPr>
          <m:e>
            <m:r>
              <w:rPr>
                <w:rFonts w:ascii="Cambria Math" w:eastAsiaTheme="minorEastAsia" w:hAnsi="Cambria Math" w:cs="Calibri"/>
              </w:rPr>
              <m:t>10</m:t>
            </m:r>
          </m:e>
          <m:sup>
            <m:r>
              <w:rPr>
                <w:rFonts w:ascii="Cambria Math" w:eastAsiaTheme="minorEastAsia" w:hAnsi="Cambria Math" w:cs="Calibri"/>
              </w:rPr>
              <m:t>10</m:t>
            </m:r>
          </m:sup>
        </m:sSup>
        <m:r>
          <w:rPr>
            <w:rFonts w:ascii="Cambria Math" w:eastAsiaTheme="minorEastAsia" w:hAnsi="Cambria Math" w:cs="Calibri"/>
          </w:rPr>
          <m:t xml:space="preserve"> </m:t>
        </m:r>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-1</m:t>
            </m:r>
          </m:sup>
        </m:sSup>
      </m:oMath>
      <w:r w:rsidRPr="00025B8B">
        <w:rPr>
          <w:rFonts w:ascii="Calibri" w:hAnsi="Calibri" w:cs="Calibri"/>
        </w:rPr>
        <w:t>). In this regime, the mechanical response is known to exhibit strain-rate dependence</w:t>
      </w:r>
      <w:r w:rsidR="001533F5">
        <w:rPr>
          <w:rFonts w:ascii="Calibri" w:hAnsi="Calibri" w:cs="Calibri"/>
        </w:rPr>
        <w:t>. H</w:t>
      </w:r>
      <w:r w:rsidR="001533F5" w:rsidRPr="001533F5">
        <w:rPr>
          <w:rFonts w:ascii="Calibri" w:hAnsi="Calibri" w:cs="Calibri"/>
        </w:rPr>
        <w:t>igher strain rates generally lead to increased stiffness and reduced Poisson’s ratio due to limited structural relaxation</w:t>
      </w:r>
      <w:r w:rsidR="0074438A">
        <w:rPr>
          <w:rFonts w:ascii="Calibri" w:hAnsi="Calibri" w:cs="Calibri"/>
        </w:rPr>
        <w:t xml:space="preserve"> </w:t>
      </w:r>
      <w:r w:rsidR="007D66E4" w:rsidRPr="007D66E4">
        <w:rPr>
          <w:rFonts w:ascii="Calibri" w:hAnsi="Calibri" w:cs="Calibri"/>
        </w:rPr>
        <w:t>[</w:t>
      </w:r>
      <w:r w:rsidR="00212795" w:rsidRPr="000A4FFF">
        <w:rPr>
          <w:rFonts w:ascii="Calibri" w:hAnsi="Calibri" w:cs="Calibri"/>
          <w:highlight w:val="green"/>
        </w:rPr>
        <w:t xml:space="preserve">DOI:10.1016/j.polymer.2010.10.009, </w:t>
      </w:r>
      <w:hyperlink r:id="rId12" w:history="1">
        <w:r w:rsidR="00C52951" w:rsidRPr="000A4FFF">
          <w:rPr>
            <w:rFonts w:ascii="Calibri" w:hAnsi="Calibri" w:cs="Calibri"/>
            <w:highlight w:val="green"/>
          </w:rPr>
          <w:t>https://doi.org/10.1016/j.polymer.2012.08.045</w:t>
        </w:r>
      </w:hyperlink>
      <w:r w:rsidR="00C52951" w:rsidRPr="000A4FFF">
        <w:rPr>
          <w:rFonts w:ascii="Calibri" w:hAnsi="Calibri" w:cs="Calibri"/>
          <w:highlight w:val="green"/>
        </w:rPr>
        <w:t xml:space="preserve">, DOI: 10.1039/c6sm00230g, </w:t>
      </w:r>
      <w:r w:rsidR="00631045" w:rsidRPr="000A4FFF">
        <w:rPr>
          <w:rFonts w:ascii="Calibri" w:hAnsi="Calibri" w:cs="Calibri"/>
          <w:highlight w:val="green"/>
        </w:rPr>
        <w:t xml:space="preserve">DOI: </w:t>
      </w:r>
      <w:hyperlink r:id="rId13" w:history="1">
        <w:r w:rsidR="00631045" w:rsidRPr="000A4FFF">
          <w:rPr>
            <w:rFonts w:ascii="Calibri" w:hAnsi="Calibri" w:cs="Calibri"/>
            <w:highlight w:val="green"/>
          </w:rPr>
          <w:t>10.3390/nano9081088</w:t>
        </w:r>
      </w:hyperlink>
      <w:r w:rsidR="00631045" w:rsidRPr="000A4FFF">
        <w:rPr>
          <w:rFonts w:ascii="Calibri" w:hAnsi="Calibri" w:cs="Calibri"/>
          <w:highlight w:val="green"/>
        </w:rPr>
        <w:t xml:space="preserve">, </w:t>
      </w:r>
      <w:r w:rsidR="00895B39" w:rsidRPr="000A4FFF">
        <w:rPr>
          <w:rFonts w:ascii="Calibri" w:hAnsi="Calibri" w:cs="Calibri"/>
          <w:highlight w:val="green"/>
        </w:rPr>
        <w:t xml:space="preserve">DOI: </w:t>
      </w:r>
      <w:hyperlink r:id="rId14" w:tgtFrame="_blank" w:tooltip="Persistent link using digital object identifier" w:history="1">
        <w:r w:rsidR="00895B39" w:rsidRPr="000A4FFF">
          <w:rPr>
            <w:rFonts w:ascii="Calibri" w:hAnsi="Calibri" w:cs="Calibri"/>
            <w:highlight w:val="green"/>
          </w:rPr>
          <w:t>10.1016/j.mtcomm.2023.106529</w:t>
        </w:r>
      </w:hyperlink>
      <w:r w:rsidR="00307F48" w:rsidRPr="000A4FFF">
        <w:rPr>
          <w:rFonts w:ascii="Calibri" w:hAnsi="Calibri" w:cs="Calibri"/>
          <w:highlight w:val="green"/>
        </w:rPr>
        <w:t xml:space="preserve">, DOI: </w:t>
      </w:r>
      <w:hyperlink r:id="rId15" w:history="1">
        <w:r w:rsidR="00307F48" w:rsidRPr="000A4FFF">
          <w:rPr>
            <w:rFonts w:ascii="Calibri" w:hAnsi="Calibri" w:cs="Calibri"/>
            <w:highlight w:val="green"/>
          </w:rPr>
          <w:t>10.3390/polym14020345</w:t>
        </w:r>
      </w:hyperlink>
      <w:r w:rsidR="007D66E4" w:rsidRPr="007D66E4">
        <w:rPr>
          <w:rFonts w:ascii="Calibri" w:hAnsi="Calibri" w:cs="Calibri"/>
        </w:rPr>
        <w:t>].</w:t>
      </w:r>
      <w:r w:rsidR="002D2FE8" w:rsidRPr="002D2FE8">
        <w:rPr>
          <w:rFonts w:ascii="Calibri" w:hAnsi="Calibri" w:cs="Calibri"/>
        </w:rPr>
        <w:t xml:space="preserve"> </w:t>
      </w:r>
      <w:r w:rsidR="0074438A" w:rsidRPr="0074438A">
        <w:rPr>
          <w:rFonts w:ascii="Calibri" w:hAnsi="Calibri" w:cs="Calibri"/>
        </w:rPr>
        <w:t>This behavior is consistently observed for both force fields</w:t>
      </w:r>
      <w:r w:rsidR="0074438A">
        <w:rPr>
          <w:rFonts w:ascii="Calibri" w:hAnsi="Calibri" w:cs="Calibri"/>
        </w:rPr>
        <w:t>, as shown in</w:t>
      </w:r>
      <w:r w:rsidR="0074438A" w:rsidRPr="0074438A">
        <w:rPr>
          <w:rFonts w:ascii="Calibri" w:hAnsi="Calibri" w:cs="Calibri"/>
          <w:b/>
          <w:bCs/>
        </w:rPr>
        <w:t xml:space="preserve"> </w:t>
      </w:r>
      <w:r w:rsidR="002D2FE8" w:rsidRPr="002D2FE8">
        <w:rPr>
          <w:rFonts w:ascii="Calibri" w:hAnsi="Calibri" w:cs="Calibri"/>
        </w:rPr>
        <w:t xml:space="preserve">Fig. </w:t>
      </w:r>
      <w:r w:rsidR="00D618E6">
        <w:rPr>
          <w:rFonts w:ascii="Calibri" w:hAnsi="Calibri" w:cs="Calibri"/>
        </w:rPr>
        <w:t>(</w:t>
      </w:r>
      <w:r w:rsidR="002D2FE8" w:rsidRPr="007F43C5">
        <w:rPr>
          <w:rFonts w:ascii="Calibri" w:hAnsi="Calibri" w:cs="Calibri"/>
          <w:highlight w:val="yellow"/>
        </w:rPr>
        <w:t>S</w:t>
      </w:r>
      <w:r w:rsidR="000A4FFF" w:rsidRPr="007F43C5">
        <w:rPr>
          <w:rFonts w:ascii="Calibri" w:hAnsi="Calibri" w:cs="Calibri"/>
          <w:highlight w:val="yellow"/>
        </w:rPr>
        <w:t>upp</w:t>
      </w:r>
      <w:r w:rsidR="007F43C5" w:rsidRPr="007F43C5">
        <w:rPr>
          <w:rFonts w:ascii="Calibri" w:hAnsi="Calibri" w:cs="Calibri"/>
          <w:highlight w:val="yellow"/>
        </w:rPr>
        <w:t>Strain</w:t>
      </w:r>
      <w:r w:rsidR="00D618E6">
        <w:rPr>
          <w:rFonts w:ascii="Calibri" w:hAnsi="Calibri" w:cs="Calibri"/>
        </w:rPr>
        <w:t>)</w:t>
      </w:r>
      <w:r w:rsidR="002D2FE8" w:rsidRPr="002D2FE8">
        <w:rPr>
          <w:rFonts w:ascii="Calibri" w:hAnsi="Calibri" w:cs="Calibri"/>
        </w:rPr>
        <w:t>.</w:t>
      </w:r>
      <w:r w:rsidR="008604C9">
        <w:rPr>
          <w:rFonts w:ascii="Calibri" w:hAnsi="Calibri" w:cs="Calibri"/>
        </w:rPr>
        <w:t xml:space="preserve"> </w:t>
      </w:r>
      <w:r w:rsidR="009E405C" w:rsidRPr="000816E3">
        <w:rPr>
          <w:rFonts w:ascii="Calibri" w:hAnsi="Calibri" w:cs="Calibri"/>
        </w:rPr>
        <w:t xml:space="preserve">For this reason, the temperature-dependent analysis was performed at the lowest strain rate considered, </w:t>
      </w:r>
      <w:r w:rsidR="00514706" w:rsidRPr="000816E3">
        <w:rPr>
          <w:rFonts w:ascii="Calibri" w:hAnsi="Calibri" w:cs="Calibri"/>
        </w:rPr>
        <w:t>providing a closer approximation to experimental conditions. Nevertheless, the simulated strain rates remain several orders of magnitude higher than experimental ones</w:t>
      </w:r>
      <w:r w:rsidR="009E405C" w:rsidRPr="009E405C">
        <w:rPr>
          <w:rFonts w:ascii="Calibri" w:hAnsi="Calibri" w:cs="Calibri"/>
        </w:rPr>
        <w:t xml:space="preserve"> </w:t>
      </w:r>
      <w:r w:rsidR="00514706">
        <w:rPr>
          <w:rFonts w:ascii="Calibri" w:hAnsi="Calibri" w:cs="Calibri"/>
        </w:rPr>
        <w:t>(</w:t>
      </w:r>
      <w:r w:rsidR="009E405C" w:rsidRPr="009E405C">
        <w:rPr>
          <w:rFonts w:ascii="Calibri" w:hAnsi="Calibri" w:cs="Calibri"/>
        </w:rPr>
        <w:t xml:space="preserve">e.g., </w:t>
      </w:r>
      <m:oMath>
        <m:acc>
          <m:accPr>
            <m:chr m:val="̇"/>
            <m:ctrlPr>
              <w:rPr>
                <w:rFonts w:ascii="Cambria Math" w:hAnsi="Cambria Math" w:cs="Calibri"/>
                <w:i/>
              </w:rPr>
            </m:ctrlPr>
          </m:accPr>
          <m:e>
            <m:r>
              <w:rPr>
                <w:rFonts w:ascii="Cambria Math" w:hAnsi="Cambria Math" w:cs="Calibri"/>
              </w:rPr>
              <m:t>ε</m:t>
            </m:r>
          </m:e>
        </m:acc>
        <m:r>
          <w:rPr>
            <w:rFonts w:ascii="Cambria Math" w:eastAsiaTheme="minorEastAsia" w:hAnsi="Cambria Math" w:cs="Calibri"/>
          </w:rPr>
          <m:t>=7×</m:t>
        </m:r>
        <m:sSup>
          <m:sSupPr>
            <m:ctrlPr>
              <w:rPr>
                <w:rFonts w:ascii="Cambria Math" w:eastAsiaTheme="minorEastAsia" w:hAnsi="Cambria Math" w:cs="Calibri"/>
                <w:i/>
              </w:rPr>
            </m:ctrlPr>
          </m:sSupPr>
          <m:e>
            <m:r>
              <w:rPr>
                <w:rFonts w:ascii="Cambria Math" w:eastAsiaTheme="minorEastAsia" w:hAnsi="Cambria Math" w:cs="Calibri"/>
              </w:rPr>
              <m:t>10</m:t>
            </m:r>
          </m:e>
          <m:sup>
            <m:r>
              <w:rPr>
                <w:rFonts w:ascii="Cambria Math" w:eastAsiaTheme="minorEastAsia" w:hAnsi="Cambria Math" w:cs="Calibri"/>
              </w:rPr>
              <m:t>-3</m:t>
            </m:r>
          </m:sup>
        </m:sSup>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-1</m:t>
            </m:r>
          </m:sup>
        </m:sSup>
      </m:oMath>
      <w:r w:rsidR="008604C9" w:rsidRPr="008604C9">
        <w:rPr>
          <w:rFonts w:ascii="Calibri" w:hAnsi="Calibri" w:cs="Calibri"/>
        </w:rPr>
        <w:t xml:space="preserve"> </w:t>
      </w:r>
      <w:r w:rsidR="00547636" w:rsidRPr="00547636">
        <w:rPr>
          <w:rFonts w:ascii="Calibri" w:hAnsi="Calibri" w:cs="Calibri"/>
        </w:rPr>
        <w:t xml:space="preserve">in </w:t>
      </w:r>
      <w:r w:rsidR="000816E3">
        <w:rPr>
          <w:rFonts w:ascii="Calibri" w:hAnsi="Calibri" w:cs="Calibri"/>
        </w:rPr>
        <w:t>for PET</w:t>
      </w:r>
      <w:r w:rsidR="00547636" w:rsidRPr="00547636">
        <w:rPr>
          <w:rFonts w:ascii="Calibri" w:hAnsi="Calibri" w:cs="Calibri"/>
        </w:rPr>
        <w:t xml:space="preserve"> </w:t>
      </w:r>
      <w:r w:rsidR="00975041" w:rsidRPr="00975041">
        <w:rPr>
          <w:rFonts w:ascii="Calibri" w:hAnsi="Calibri" w:cs="Calibri"/>
        </w:rPr>
        <w:t>[</w:t>
      </w:r>
      <w:r w:rsidR="00975041" w:rsidRPr="00D41338">
        <w:rPr>
          <w:rFonts w:ascii="Calibri" w:hAnsi="Calibri" w:cs="Calibri"/>
          <w:highlight w:val="green"/>
        </w:rPr>
        <w:t>DOI:</w:t>
      </w:r>
      <w:r w:rsidR="007A562A" w:rsidRPr="00D41338">
        <w:rPr>
          <w:rFonts w:ascii="Calibri" w:hAnsi="Calibri" w:cs="Calibri"/>
          <w:highlight w:val="green"/>
        </w:rPr>
        <w:t xml:space="preserve"> </w:t>
      </w:r>
      <w:r w:rsidR="00975041" w:rsidRPr="00D41338">
        <w:rPr>
          <w:rFonts w:ascii="Calibri" w:hAnsi="Calibri" w:cs="Calibri"/>
          <w:highlight w:val="green"/>
        </w:rPr>
        <w:t>10.3390/ma14143833</w:t>
      </w:r>
      <w:r w:rsidR="00EF1549">
        <w:rPr>
          <w:rFonts w:ascii="Calibri" w:hAnsi="Calibri" w:cs="Calibri"/>
        </w:rPr>
        <w:t>]</w:t>
      </w:r>
      <w:r w:rsidR="000816E3">
        <w:rPr>
          <w:rFonts w:ascii="Calibri" w:hAnsi="Calibri" w:cs="Calibri"/>
        </w:rPr>
        <w:t>)</w:t>
      </w:r>
      <w:r w:rsidR="003A0C0B">
        <w:rPr>
          <w:rFonts w:ascii="Calibri" w:hAnsi="Calibri" w:cs="Calibri"/>
        </w:rPr>
        <w:t>.</w:t>
      </w:r>
      <w:r w:rsidR="00EF1549" w:rsidRPr="00EF1549">
        <w:t xml:space="preserve"> </w:t>
      </w:r>
      <w:r w:rsidR="007E78BA" w:rsidRPr="0003076F">
        <w:rPr>
          <w:rFonts w:ascii="Calibri" w:hAnsi="Calibri" w:cs="Calibri"/>
        </w:rPr>
        <w:t xml:space="preserve">Both force fields predict a systematic decrease of Young’s modulus with increasing temperature, in agreement with previous molecular dynamics studies on amorphous polymers </w:t>
      </w:r>
      <w:r w:rsidR="00E375A5" w:rsidRPr="0003076F">
        <w:rPr>
          <w:rFonts w:ascii="Calibri" w:hAnsi="Calibri" w:cs="Calibri"/>
        </w:rPr>
        <w:t>[</w:t>
      </w:r>
      <w:r w:rsidR="00A0175B" w:rsidRPr="0003076F">
        <w:rPr>
          <w:rFonts w:ascii="Calibri" w:hAnsi="Calibri" w:cs="Calibri"/>
          <w:highlight w:val="green"/>
        </w:rPr>
        <w:t>DOI: 10.1088/0965-0393/21/6/065016</w:t>
      </w:r>
      <w:r w:rsidR="009A5C5B" w:rsidRPr="0003076F">
        <w:rPr>
          <w:rFonts w:ascii="Calibri" w:hAnsi="Calibri" w:cs="Calibri"/>
          <w:highlight w:val="green"/>
        </w:rPr>
        <w:t>, DOI:</w:t>
      </w:r>
      <w:r w:rsidR="00A0175B" w:rsidRPr="0003076F">
        <w:rPr>
          <w:rFonts w:ascii="Calibri" w:hAnsi="Calibri" w:cs="Calibri"/>
          <w:highlight w:val="green"/>
        </w:rPr>
        <w:t xml:space="preserve"> </w:t>
      </w:r>
      <w:r w:rsidR="00E375A5" w:rsidRPr="0003076F">
        <w:rPr>
          <w:rFonts w:ascii="Calibri" w:hAnsi="Calibri" w:cs="Calibri"/>
          <w:highlight w:val="green"/>
        </w:rPr>
        <w:t>10.3390/polym14020345,</w:t>
      </w:r>
      <w:r w:rsidR="007A562A" w:rsidRPr="0003076F">
        <w:rPr>
          <w:rFonts w:ascii="Calibri" w:hAnsi="Calibri" w:cs="Calibri"/>
          <w:highlight w:val="green"/>
        </w:rPr>
        <w:t xml:space="preserve"> DOI: </w:t>
      </w:r>
      <w:hyperlink r:id="rId16" w:tgtFrame="_blank" w:tooltip="Persistent link using digital object identifier" w:history="1">
        <w:r w:rsidR="00C56352" w:rsidRPr="0003076F">
          <w:rPr>
            <w:rFonts w:ascii="Calibri" w:hAnsi="Calibri" w:cs="Calibri"/>
            <w:highlight w:val="green"/>
          </w:rPr>
          <w:t>10.1016/j.polymer.2010.10.009</w:t>
        </w:r>
      </w:hyperlink>
      <w:r w:rsidR="00C56352" w:rsidRPr="0003076F">
        <w:rPr>
          <w:rFonts w:ascii="Calibri" w:hAnsi="Calibri" w:cs="Calibri"/>
          <w:highlight w:val="green"/>
        </w:rPr>
        <w:t xml:space="preserve">, </w:t>
      </w:r>
      <w:r w:rsidR="000C7716" w:rsidRPr="0003076F">
        <w:rPr>
          <w:rFonts w:ascii="Calibri" w:hAnsi="Calibri" w:cs="Calibri"/>
          <w:highlight w:val="green"/>
        </w:rPr>
        <w:t>DOI: 10.1039/c6sm00230g</w:t>
      </w:r>
      <w:r w:rsidR="003B06BD" w:rsidRPr="0003076F">
        <w:rPr>
          <w:rFonts w:ascii="Calibri" w:hAnsi="Calibri" w:cs="Calibri"/>
        </w:rPr>
        <w:t>]</w:t>
      </w:r>
      <w:r w:rsidR="007E78BA" w:rsidRPr="0003076F">
        <w:rPr>
          <w:rFonts w:ascii="Calibri" w:hAnsi="Calibri" w:cs="Calibri"/>
        </w:rPr>
        <w:t xml:space="preserve"> and qualitatively consistent with experimental observations for PET [</w:t>
      </w:r>
      <w:r w:rsidR="007E78BA" w:rsidRPr="0003076F">
        <w:rPr>
          <w:rFonts w:ascii="Calibri" w:hAnsi="Calibri" w:cs="Calibri"/>
          <w:highlight w:val="green"/>
        </w:rPr>
        <w:t xml:space="preserve">DOI: 10.3390/mi13101655, DOI: 10.1007/s11340-024-01039-z, DOI: </w:t>
      </w:r>
      <w:hyperlink r:id="rId17" w:history="1">
        <w:r w:rsidR="007E78BA" w:rsidRPr="0003076F">
          <w:rPr>
            <w:rFonts w:ascii="Calibri" w:hAnsi="Calibri" w:cs="Calibri"/>
            <w:highlight w:val="green"/>
          </w:rPr>
          <w:t>10.3390/ma14143833</w:t>
        </w:r>
      </w:hyperlink>
      <w:r w:rsidR="007E78BA" w:rsidRPr="0003076F">
        <w:rPr>
          <w:rFonts w:ascii="Calibri" w:hAnsi="Calibri" w:cs="Calibri"/>
          <w:highlight w:val="green"/>
        </w:rPr>
        <w:t xml:space="preserve">, </w:t>
      </w:r>
      <w:hyperlink r:id="rId18" w:history="1">
        <w:r w:rsidR="007E78BA" w:rsidRPr="0003076F">
          <w:rPr>
            <w:rFonts w:ascii="Calibri" w:hAnsi="Calibri" w:cs="Calibri"/>
            <w:highlight w:val="green"/>
          </w:rPr>
          <w:t>10.1002/9783527679973.ch10</w:t>
        </w:r>
      </w:hyperlink>
      <w:r w:rsidR="007E78BA" w:rsidRPr="0003076F">
        <w:rPr>
          <w:rFonts w:ascii="Calibri" w:hAnsi="Calibri" w:cs="Calibri"/>
        </w:rPr>
        <w:t>] and PEF [</w:t>
      </w:r>
      <w:r w:rsidR="007E78BA" w:rsidRPr="0003076F">
        <w:rPr>
          <w:rFonts w:ascii="Calibri" w:hAnsi="Calibri" w:cs="Calibri"/>
          <w:highlight w:val="green"/>
        </w:rPr>
        <w:t xml:space="preserve">DOI: </w:t>
      </w:r>
      <w:hyperlink r:id="rId19" w:history="1">
        <w:r w:rsidR="007E78BA" w:rsidRPr="0003076F">
          <w:rPr>
            <w:rFonts w:ascii="Calibri" w:hAnsi="Calibri" w:cs="Calibri"/>
            <w:highlight w:val="green"/>
          </w:rPr>
          <w:t>10.3390/polym15030661</w:t>
        </w:r>
      </w:hyperlink>
      <w:r w:rsidR="007E78BA" w:rsidRPr="0003076F">
        <w:rPr>
          <w:rFonts w:ascii="Calibri" w:hAnsi="Calibri" w:cs="Calibri"/>
        </w:rPr>
        <w:t>]</w:t>
      </w:r>
      <w:r w:rsidR="007E78BA" w:rsidRPr="007E78BA">
        <w:rPr>
          <w:rFonts w:ascii="Calibri" w:hAnsi="Calibri" w:cs="Calibri"/>
        </w:rPr>
        <w:t>.</w:t>
      </w:r>
      <w:r w:rsidR="003B06BD" w:rsidRPr="006F7FD0">
        <w:rPr>
          <w:rFonts w:ascii="Calibri" w:hAnsi="Calibri" w:cs="Calibri"/>
        </w:rPr>
        <w:t xml:space="preserve"> </w:t>
      </w:r>
      <w:r w:rsidR="00970264" w:rsidRPr="00970264">
        <w:rPr>
          <w:rFonts w:ascii="Calibri" w:hAnsi="Calibri" w:cs="Calibri"/>
        </w:rPr>
        <w:t xml:space="preserve">For PET, the </w:t>
      </w:r>
      <w:r w:rsidR="00970264" w:rsidRPr="00970264">
        <w:rPr>
          <w:rFonts w:ascii="Calibri" w:hAnsi="Calibri" w:cs="Calibri"/>
        </w:rPr>
        <w:lastRenderedPageBreak/>
        <w:t>Young’s modulus decreases from approximately 4.1 GPa to 1.7 GPa over the range 150–400 K. The OPLS-AA results fall within the statistical uncertainty of the QMD-FF values at all temperatures, indicating strong consistency between the two force fields. For PEF, the modulus decreases from 3.87 GPa to 2.21 GPa over the same temperature range. In this case, OPLS-AA agrees well with QMD-FF at 300 K, while minor deviations are observed at 150 K and 400 K, although the overall trend is preserved.</w:t>
      </w:r>
      <w:r w:rsidR="00A843BE" w:rsidRPr="00A843BE">
        <w:rPr>
          <w:rFonts w:ascii="Calibri" w:hAnsi="Calibri" w:cs="Calibri"/>
        </w:rPr>
        <w:t xml:space="preserve"> </w:t>
      </w:r>
      <w:r w:rsidR="00C158F7" w:rsidRPr="00970264">
        <w:rPr>
          <w:rFonts w:ascii="Calibri" w:hAnsi="Calibri" w:cs="Calibri"/>
        </w:rPr>
        <w:t xml:space="preserve">(?) </w:t>
      </w:r>
      <w:r w:rsidR="00A843BE" w:rsidRPr="00A843BE">
        <w:rPr>
          <w:rFonts w:ascii="Calibri" w:hAnsi="Calibri" w:cs="Calibri"/>
        </w:rPr>
        <w:t>These differences may reflect the fact that OPLS-AA is primarily parameterized for ambient conditions, which can introduce minor deviations when extrapolated outside this range.</w:t>
      </w:r>
      <w:r w:rsidR="00C158F7" w:rsidRPr="00970264">
        <w:rPr>
          <w:rFonts w:ascii="Calibri" w:hAnsi="Calibri" w:cs="Calibri"/>
        </w:rPr>
        <w:t xml:space="preserve"> (?)</w:t>
      </w:r>
      <w:r w:rsidR="00A843BE" w:rsidRPr="00A843BE">
        <w:rPr>
          <w:rFonts w:ascii="Calibri" w:hAnsi="Calibri" w:cs="Calibri"/>
        </w:rPr>
        <w:t xml:space="preserve"> </w:t>
      </w:r>
      <w:r w:rsidR="00646564">
        <w:rPr>
          <w:rFonts w:ascii="Calibri" w:hAnsi="Calibri" w:cs="Calibri"/>
        </w:rPr>
        <w:t xml:space="preserve"> </w:t>
      </w:r>
      <w:r w:rsidR="00335585" w:rsidRPr="00335585">
        <w:rPr>
          <w:rFonts w:ascii="Calibri" w:hAnsi="Calibri" w:cs="Calibri"/>
        </w:rPr>
        <w:t>Although the mismatch in strain rates and the intrinsic limitations of simulation time and length scales hinder a direct quantitative comparison with experimental data, the room-temperature values remain in reasonable agreement with experiments.</w:t>
      </w:r>
      <w:r w:rsidR="008828F4">
        <w:rPr>
          <w:rFonts w:ascii="Calibri" w:hAnsi="Calibri" w:cs="Calibri"/>
        </w:rPr>
        <w:t xml:space="preserve"> </w:t>
      </w:r>
      <w:r w:rsidR="00605228" w:rsidRPr="00605228">
        <w:rPr>
          <w:rFonts w:ascii="Calibri" w:hAnsi="Calibri" w:cs="Calibri"/>
        </w:rPr>
        <w:t>For PET, Zarbali et al. report a Young’s modulus of 2.45 GPa [</w:t>
      </w:r>
      <w:hyperlink r:id="rId20" w:tgtFrame="_blank" w:tooltip="Persistent link using digital object identifier" w:history="1">
        <w:r w:rsidR="00605228" w:rsidRPr="00CB7B14">
          <w:rPr>
            <w:rFonts w:ascii="Calibri" w:hAnsi="Calibri" w:cs="Calibri"/>
            <w:highlight w:val="green"/>
          </w:rPr>
          <w:t>DOI: 10.1016/j.heliyon.2024.e26122</w:t>
        </w:r>
      </w:hyperlink>
      <w:r w:rsidR="00605228" w:rsidRPr="00605228">
        <w:rPr>
          <w:rFonts w:ascii="Calibri" w:hAnsi="Calibri" w:cs="Calibri"/>
        </w:rPr>
        <w:t xml:space="preserve">], while other studies </w:t>
      </w:r>
      <w:r w:rsidR="00A41079">
        <w:rPr>
          <w:rFonts w:ascii="Calibri" w:hAnsi="Calibri" w:cs="Calibri"/>
        </w:rPr>
        <w:t xml:space="preserve">indicate </w:t>
      </w:r>
      <w:r w:rsidR="00605228" w:rsidRPr="00605228">
        <w:rPr>
          <w:rFonts w:ascii="Calibri" w:hAnsi="Calibri" w:cs="Calibri"/>
        </w:rPr>
        <w:t>values in the range 1.6</w:t>
      </w:r>
      <w:r w:rsidR="00854DE3" w:rsidRPr="00CB7B14">
        <w:rPr>
          <w:rFonts w:ascii="Calibri" w:hAnsi="Calibri" w:cs="Calibri"/>
        </w:rPr>
        <w:t>-</w:t>
      </w:r>
      <w:r w:rsidR="00605228" w:rsidRPr="00605228">
        <w:rPr>
          <w:rFonts w:ascii="Calibri" w:hAnsi="Calibri" w:cs="Calibri"/>
        </w:rPr>
        <w:t>2.2 GPa [</w:t>
      </w:r>
      <w:r w:rsidR="00605228" w:rsidRPr="00CB7B14">
        <w:rPr>
          <w:rFonts w:ascii="Calibri" w:hAnsi="Calibri" w:cs="Calibri"/>
          <w:highlight w:val="green"/>
        </w:rPr>
        <w:t xml:space="preserve">DOI: </w:t>
      </w:r>
      <w:hyperlink r:id="rId21" w:history="1">
        <w:r w:rsidR="00605228" w:rsidRPr="00CB7B14">
          <w:rPr>
            <w:rFonts w:ascii="Calibri" w:hAnsi="Calibri" w:cs="Calibri"/>
            <w:highlight w:val="green"/>
          </w:rPr>
          <w:t>10.3390/polym12092038</w:t>
        </w:r>
      </w:hyperlink>
      <w:r w:rsidR="00605228" w:rsidRPr="007933D9">
        <w:rPr>
          <w:rFonts w:ascii="Calibri" w:hAnsi="Calibri" w:cs="Calibri"/>
          <w:highlight w:val="green"/>
        </w:rPr>
        <w:t>,</w:t>
      </w:r>
      <w:r w:rsidR="00605228" w:rsidRPr="00CB7B14">
        <w:rPr>
          <w:rFonts w:ascii="Calibri" w:hAnsi="Calibri" w:cs="Calibri"/>
          <w:highlight w:val="green"/>
        </w:rPr>
        <w:t xml:space="preserve"> DOI: </w:t>
      </w:r>
      <w:hyperlink r:id="rId22" w:history="1">
        <w:r w:rsidR="00605228" w:rsidRPr="00CB7B14">
          <w:rPr>
            <w:rFonts w:ascii="Calibri" w:hAnsi="Calibri" w:cs="Calibri"/>
            <w:highlight w:val="green"/>
          </w:rPr>
          <w:t>10.3390/polym9100523</w:t>
        </w:r>
      </w:hyperlink>
      <w:r w:rsidR="00605228" w:rsidRPr="00605228">
        <w:rPr>
          <w:rFonts w:ascii="Calibri" w:hAnsi="Calibri" w:cs="Calibri"/>
        </w:rPr>
        <w:t>].</w:t>
      </w:r>
      <w:r w:rsidR="007B5259" w:rsidRPr="007B5259">
        <w:t xml:space="preserve"> </w:t>
      </w:r>
      <w:r w:rsidR="007B5259" w:rsidRPr="007B5259">
        <w:rPr>
          <w:rFonts w:ascii="Calibri" w:hAnsi="Calibri" w:cs="Calibri"/>
        </w:rPr>
        <w:t>The slightly higher simulated values can be attributed to the elevated strain rates employed.</w:t>
      </w:r>
      <w:r w:rsidR="00605228" w:rsidRPr="00605228">
        <w:rPr>
          <w:rFonts w:ascii="Calibri" w:hAnsi="Calibri" w:cs="Calibri"/>
        </w:rPr>
        <w:t xml:space="preserve"> For PEF, experimental values </w:t>
      </w:r>
      <w:r w:rsidR="00CB61CD" w:rsidRPr="00CB7B14">
        <w:rPr>
          <w:rFonts w:ascii="Calibri" w:hAnsi="Calibri" w:cs="Calibri"/>
        </w:rPr>
        <w:t xml:space="preserve">at room conditions </w:t>
      </w:r>
      <w:r w:rsidR="00605228" w:rsidRPr="00605228">
        <w:rPr>
          <w:rFonts w:ascii="Calibri" w:hAnsi="Calibri" w:cs="Calibri"/>
        </w:rPr>
        <w:t>indicate a slightly higher stiffness compared to PET</w:t>
      </w:r>
      <w:r w:rsidR="00CB61CD" w:rsidRPr="00CB7B14">
        <w:rPr>
          <w:rFonts w:ascii="Calibri" w:hAnsi="Calibri" w:cs="Calibri"/>
        </w:rPr>
        <w:t xml:space="preserve">. This is qualitatively in agreement with </w:t>
      </w:r>
      <w:r w:rsidR="00F640CA" w:rsidRPr="00CB7B14">
        <w:rPr>
          <w:rFonts w:ascii="Calibri" w:hAnsi="Calibri" w:cs="Calibri"/>
        </w:rPr>
        <w:t>our results at T=300 K. Moreover</w:t>
      </w:r>
      <w:r w:rsidR="0033707F">
        <w:rPr>
          <w:rFonts w:ascii="Calibri" w:hAnsi="Calibri" w:cs="Calibri"/>
        </w:rPr>
        <w:t>,</w:t>
      </w:r>
      <w:r w:rsidR="00F640CA" w:rsidRPr="00CB7B14">
        <w:rPr>
          <w:rFonts w:ascii="Calibri" w:hAnsi="Calibri" w:cs="Calibri"/>
        </w:rPr>
        <w:t xml:space="preserve"> the </w:t>
      </w:r>
      <w:r w:rsidR="00193FF3">
        <w:rPr>
          <w:rFonts w:ascii="Calibri" w:hAnsi="Calibri" w:cs="Calibri"/>
        </w:rPr>
        <w:t xml:space="preserve">predicted </w:t>
      </w:r>
      <w:r w:rsidR="00F640CA" w:rsidRPr="00CB7B14">
        <w:rPr>
          <w:rFonts w:ascii="Calibri" w:hAnsi="Calibri" w:cs="Calibri"/>
        </w:rPr>
        <w:t xml:space="preserve">Young’s </w:t>
      </w:r>
      <w:r w:rsidR="00605228" w:rsidRPr="00605228">
        <w:rPr>
          <w:rFonts w:ascii="Calibri" w:hAnsi="Calibri" w:cs="Calibri"/>
        </w:rPr>
        <w:t xml:space="preserve">modulus </w:t>
      </w:r>
      <w:r w:rsidR="00F640CA" w:rsidRPr="00CB7B14">
        <w:rPr>
          <w:rFonts w:ascii="Calibri" w:hAnsi="Calibri" w:cs="Calibri"/>
        </w:rPr>
        <w:t xml:space="preserve">of PEF </w:t>
      </w:r>
      <w:r w:rsidR="00193FF3">
        <w:rPr>
          <w:rFonts w:ascii="Calibri" w:hAnsi="Calibri" w:cs="Calibri"/>
        </w:rPr>
        <w:t xml:space="preserve">at this temperature </w:t>
      </w:r>
      <w:r w:rsidR="00605228" w:rsidRPr="00605228">
        <w:rPr>
          <w:rFonts w:ascii="Calibri" w:hAnsi="Calibri" w:cs="Calibri"/>
        </w:rPr>
        <w:t>falls within the reported</w:t>
      </w:r>
      <w:r w:rsidR="00F640CA" w:rsidRPr="00CB7B14">
        <w:rPr>
          <w:rFonts w:ascii="Calibri" w:hAnsi="Calibri" w:cs="Calibri"/>
        </w:rPr>
        <w:t xml:space="preserve"> experimental</w:t>
      </w:r>
      <w:r w:rsidR="00605228" w:rsidRPr="00605228">
        <w:rPr>
          <w:rFonts w:ascii="Calibri" w:hAnsi="Calibri" w:cs="Calibri"/>
        </w:rPr>
        <w:t xml:space="preserve"> range of 3.1–3.3 GPa [</w:t>
      </w:r>
      <w:r w:rsidR="00605228" w:rsidRPr="00CB7B14">
        <w:rPr>
          <w:rFonts w:ascii="Calibri" w:hAnsi="Calibri" w:cs="Calibri"/>
          <w:highlight w:val="green"/>
        </w:rPr>
        <w:t xml:space="preserve">DOI: </w:t>
      </w:r>
      <w:hyperlink r:id="rId23" w:history="1">
        <w:r w:rsidR="00605228" w:rsidRPr="00CB7B14">
          <w:rPr>
            <w:rFonts w:ascii="Calibri" w:hAnsi="Calibri" w:cs="Calibri"/>
            <w:highlight w:val="green"/>
          </w:rPr>
          <w:t>10.3390/polym9100523</w:t>
        </w:r>
      </w:hyperlink>
      <w:r w:rsidR="00605228" w:rsidRPr="00605228">
        <w:rPr>
          <w:rFonts w:ascii="Calibri" w:hAnsi="Calibri" w:cs="Calibri"/>
        </w:rPr>
        <w:t>].</w:t>
      </w:r>
      <w:r w:rsidR="004927CE" w:rsidRPr="00CB7B14">
        <w:rPr>
          <w:rFonts w:ascii="Calibri" w:hAnsi="Calibri" w:cs="Calibri"/>
        </w:rPr>
        <w:t xml:space="preserve"> </w:t>
      </w:r>
      <w:r w:rsidR="00605228" w:rsidRPr="00605228">
        <w:rPr>
          <w:rFonts w:ascii="Calibri" w:hAnsi="Calibri" w:cs="Calibri"/>
        </w:rPr>
        <w:t>Finally, Figure (</w:t>
      </w:r>
      <w:r w:rsidR="00605228" w:rsidRPr="00605228">
        <w:rPr>
          <w:rFonts w:ascii="Calibri" w:hAnsi="Calibri" w:cs="Calibri"/>
          <w:highlight w:val="yellow"/>
        </w:rPr>
        <w:t>MecPropr</w:t>
      </w:r>
      <w:r w:rsidR="00605228" w:rsidRPr="00605228">
        <w:rPr>
          <w:rFonts w:ascii="Calibri" w:hAnsi="Calibri" w:cs="Calibri"/>
        </w:rPr>
        <w:t xml:space="preserve">) reports the Poisson’s ratio, </w:t>
      </w:r>
      <w:r w:rsidR="003549A5">
        <w:rPr>
          <w:rFonts w:ascii="Calibri" w:hAnsi="Calibri" w:cs="Calibri"/>
        </w:rPr>
        <w:t xml:space="preserve">obtained </w:t>
      </w:r>
      <w:r w:rsidR="00605228" w:rsidRPr="00605228">
        <w:rPr>
          <w:rFonts w:ascii="Calibri" w:hAnsi="Calibri" w:cs="Calibri"/>
        </w:rPr>
        <w:t>from lateral contraction under axial deformation</w:t>
      </w:r>
      <w:r w:rsidR="003549A5">
        <w:rPr>
          <w:rFonts w:ascii="Calibri" w:hAnsi="Calibri" w:cs="Calibri"/>
        </w:rPr>
        <w:t xml:space="preserve"> in the elastic regime</w:t>
      </w:r>
      <w:r w:rsidR="00605228" w:rsidRPr="00605228">
        <w:rPr>
          <w:rFonts w:ascii="Calibri" w:hAnsi="Calibri" w:cs="Calibri"/>
        </w:rPr>
        <w:t xml:space="preserve">. The </w:t>
      </w:r>
      <w:r w:rsidR="003549A5">
        <w:rPr>
          <w:rFonts w:ascii="Calibri" w:hAnsi="Calibri" w:cs="Calibri"/>
        </w:rPr>
        <w:t xml:space="preserve">values predicted </w:t>
      </w:r>
      <w:r w:rsidR="00646564">
        <w:rPr>
          <w:rFonts w:ascii="Calibri" w:hAnsi="Calibri" w:cs="Calibri"/>
        </w:rPr>
        <w:t xml:space="preserve">using </w:t>
      </w:r>
      <w:r w:rsidR="00605228" w:rsidRPr="00605228">
        <w:rPr>
          <w:rFonts w:ascii="Calibri" w:hAnsi="Calibri" w:cs="Calibri"/>
        </w:rPr>
        <w:t>both QMD-FF and OPLS-AA are consistent for PET and PEF and fall within the typical range for amorphous polymers (0.3</w:t>
      </w:r>
      <w:r w:rsidR="0088604E">
        <w:rPr>
          <w:rFonts w:ascii="Calibri" w:hAnsi="Calibri" w:cs="Calibri"/>
        </w:rPr>
        <w:t xml:space="preserve"> - </w:t>
      </w:r>
      <w:r w:rsidR="00605228" w:rsidRPr="00605228">
        <w:rPr>
          <w:rFonts w:ascii="Calibri" w:hAnsi="Calibri" w:cs="Calibri"/>
        </w:rPr>
        <w:t>0.4).</w:t>
      </w:r>
    </w:p>
    <w:p w14:paraId="17986B70" w14:textId="77777777" w:rsidR="00646564" w:rsidRDefault="003866BE" w:rsidP="00646564">
      <w:pPr>
        <w:keepNext/>
        <w:jc w:val="center"/>
      </w:pPr>
      <w:r>
        <w:rPr>
          <w:noProof/>
        </w:rPr>
        <w:drawing>
          <wp:inline distT="0" distB="0" distL="0" distR="0" wp14:anchorId="56CA6216" wp14:editId="12853BB4">
            <wp:extent cx="4203510" cy="3049563"/>
            <wp:effectExtent l="0" t="0" r="6985" b="0"/>
            <wp:docPr id="3730255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25504" name="Immagin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13044" t="3960" r="13044" b="712"/>
                    <a:stretch>
                      <a:fillRect/>
                    </a:stretch>
                  </pic:blipFill>
                  <pic:spPr bwMode="auto">
                    <a:xfrm>
                      <a:off x="0" y="0"/>
                      <a:ext cx="4239176" cy="3075438"/>
                    </a:xfrm>
                    <a:prstGeom prst="rect">
                      <a:avLst/>
                    </a:prstGeom>
                    <a:noFill/>
                    <a:ln>
                      <a:noFill/>
                    </a:ln>
                    <a:extLst>
                      <a:ext uri="{53640926-AAD7-44D8-BBD7-CCE9431645EC}">
                        <a14:shadowObscured xmlns:a14="http://schemas.microsoft.com/office/drawing/2010/main"/>
                      </a:ext>
                    </a:extLst>
                  </pic:spPr>
                </pic:pic>
              </a:graphicData>
            </a:graphic>
          </wp:inline>
        </w:drawing>
      </w:r>
    </w:p>
    <w:p w14:paraId="5F1F8F08" w14:textId="77777777" w:rsidR="005833D8" w:rsidRPr="005833D8" w:rsidRDefault="005833D8" w:rsidP="005833D8">
      <w:pPr>
        <w:rPr>
          <w:rFonts w:ascii="Calibri" w:hAnsi="Calibri" w:cs="Calibri"/>
          <w:i/>
          <w:iCs/>
          <w:sz w:val="22"/>
          <w:szCs w:val="22"/>
        </w:rPr>
      </w:pPr>
      <w:r w:rsidRPr="005833D8">
        <w:rPr>
          <w:rFonts w:ascii="Calibri" w:hAnsi="Calibri" w:cs="Calibri"/>
          <w:b/>
          <w:bCs/>
          <w:i/>
          <w:iCs/>
          <w:sz w:val="22"/>
          <w:szCs w:val="22"/>
        </w:rPr>
        <w:t xml:space="preserve">Figure 1. </w:t>
      </w:r>
      <w:r w:rsidRPr="005833D8">
        <w:rPr>
          <w:rFonts w:ascii="Calibri" w:hAnsi="Calibri" w:cs="Calibri"/>
          <w:i/>
          <w:iCs/>
          <w:sz w:val="22"/>
          <w:szCs w:val="22"/>
        </w:rPr>
        <w:t>(a,b) Young’s modulus and (c,d) Poisson’s ratio of PET (a,c) and PEF (b,d), computed using the QMD-FF (blue, solid bars) and OPLS-AA (orange, hatched bars).</w:t>
      </w:r>
    </w:p>
    <w:p w14:paraId="37B16959" w14:textId="77777777" w:rsidR="00D128CB" w:rsidRPr="00E22608" w:rsidRDefault="00D128CB" w:rsidP="6CEECD2B">
      <w:pPr>
        <w:rPr>
          <w:rFonts w:ascii="Calibri" w:eastAsia="Aptos" w:hAnsi="Calibri" w:cs="Calibri"/>
          <w:b/>
          <w:bCs/>
          <w:color w:val="000000" w:themeColor="text1"/>
          <w:sz w:val="22"/>
          <w:szCs w:val="22"/>
        </w:rPr>
      </w:pPr>
    </w:p>
    <w:p w14:paraId="61005C3E" w14:textId="025DCD5C" w:rsidR="00D128CB" w:rsidRPr="00E22608" w:rsidRDefault="00D128CB"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lastRenderedPageBreak/>
        <w:t>Acronyms</w:t>
      </w:r>
    </w:p>
    <w:p w14:paraId="720AE272" w14:textId="617736F4" w:rsidR="005D542A" w:rsidRPr="00E22608" w:rsidRDefault="005D542A"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QMD-FF:</w:t>
      </w:r>
      <w:r w:rsidRPr="00E22608">
        <w:rPr>
          <w:rFonts w:ascii="Calibri" w:hAnsi="Calibri" w:cs="Calibri"/>
          <w:sz w:val="22"/>
          <w:szCs w:val="22"/>
        </w:rPr>
        <w:t xml:space="preserve"> Quantum-Mechanical </w:t>
      </w:r>
      <w:r w:rsidR="00E22608" w:rsidRPr="00E22608">
        <w:rPr>
          <w:rFonts w:ascii="Calibri" w:hAnsi="Calibri" w:cs="Calibri"/>
          <w:sz w:val="22"/>
          <w:szCs w:val="22"/>
        </w:rPr>
        <w:t>D</w:t>
      </w:r>
      <w:r w:rsidRPr="00E22608">
        <w:rPr>
          <w:rFonts w:ascii="Calibri" w:hAnsi="Calibri" w:cs="Calibri"/>
          <w:sz w:val="22"/>
          <w:szCs w:val="22"/>
        </w:rPr>
        <w:t>erived Force Field</w:t>
      </w:r>
    </w:p>
    <w:p w14:paraId="7A2C13A2" w14:textId="7846E725" w:rsidR="005B1E90" w:rsidRPr="00E22608" w:rsidRDefault="005B1E90"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 xml:space="preserve">DP: </w:t>
      </w:r>
      <w:r w:rsidRPr="00E22608">
        <w:rPr>
          <w:rFonts w:ascii="Calibri" w:eastAsia="Aptos" w:hAnsi="Calibri" w:cs="Calibri"/>
          <w:color w:val="000000" w:themeColor="text1"/>
          <w:sz w:val="22"/>
          <w:szCs w:val="22"/>
        </w:rPr>
        <w:t>Degree of polymerization</w:t>
      </w:r>
    </w:p>
    <w:p w14:paraId="745883D7" w14:textId="5A9470A4" w:rsidR="00D128CB" w:rsidRPr="00E22608" w:rsidRDefault="00D128CB" w:rsidP="6CEECD2B">
      <w:pPr>
        <w:rPr>
          <w:rFonts w:ascii="Calibri" w:eastAsia="Aptos" w:hAnsi="Calibri" w:cs="Calibri"/>
          <w:color w:val="000000" w:themeColor="text1"/>
          <w:sz w:val="22"/>
          <w:szCs w:val="22"/>
        </w:rPr>
      </w:pPr>
      <w:r w:rsidRPr="00E22608">
        <w:rPr>
          <w:rFonts w:ascii="Calibri" w:eastAsia="Aptos" w:hAnsi="Calibri" w:cs="Calibri"/>
          <w:b/>
          <w:bCs/>
          <w:color w:val="000000" w:themeColor="text1"/>
          <w:sz w:val="22"/>
          <w:szCs w:val="22"/>
        </w:rPr>
        <w:t>PET:</w:t>
      </w:r>
      <w:r w:rsidR="006D09D1" w:rsidRPr="00E22608">
        <w:rPr>
          <w:rFonts w:ascii="Calibri" w:hAnsi="Calibri" w:cs="Calibri"/>
        </w:rPr>
        <w:t xml:space="preserve"> </w:t>
      </w:r>
      <w:r w:rsidR="006D09D1" w:rsidRPr="00E22608">
        <w:rPr>
          <w:rFonts w:ascii="Calibri" w:eastAsia="Aptos" w:hAnsi="Calibri" w:cs="Calibri"/>
          <w:color w:val="000000" w:themeColor="text1"/>
          <w:sz w:val="22"/>
          <w:szCs w:val="22"/>
        </w:rPr>
        <w:t>Polyethylene terephthalate</w:t>
      </w:r>
    </w:p>
    <w:p w14:paraId="2C4BF988" w14:textId="2F80F454" w:rsidR="00D128CB" w:rsidRPr="00E22608" w:rsidRDefault="00D128CB"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PEF:</w:t>
      </w:r>
      <w:r w:rsidR="008166A6" w:rsidRPr="00E22608">
        <w:rPr>
          <w:rFonts w:ascii="Calibri" w:eastAsia="Aptos" w:hAnsi="Calibri" w:cs="Calibri"/>
          <w:b/>
          <w:bCs/>
          <w:color w:val="000000" w:themeColor="text1"/>
          <w:sz w:val="22"/>
          <w:szCs w:val="22"/>
        </w:rPr>
        <w:t xml:space="preserve"> </w:t>
      </w:r>
      <w:r w:rsidR="008166A6" w:rsidRPr="00E22608">
        <w:rPr>
          <w:rFonts w:ascii="Calibri" w:eastAsia="Aptos" w:hAnsi="Calibri" w:cs="Calibri"/>
          <w:color w:val="000000" w:themeColor="text1"/>
          <w:sz w:val="22"/>
          <w:szCs w:val="22"/>
        </w:rPr>
        <w:t>Polyethylene furanoate</w:t>
      </w:r>
    </w:p>
    <w:p w14:paraId="1B9D174E" w14:textId="4B8F36AA" w:rsidR="00D128CB" w:rsidRPr="00E22608" w:rsidRDefault="00D128CB"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FAMD:</w:t>
      </w:r>
      <w:r w:rsidRPr="00E22608">
        <w:rPr>
          <w:rFonts w:ascii="Calibri" w:eastAsia="Aptos" w:hAnsi="Calibri" w:cs="Calibri"/>
          <w:color w:val="000000" w:themeColor="text1"/>
          <w:sz w:val="22"/>
          <w:szCs w:val="22"/>
        </w:rPr>
        <w:t xml:space="preserve"> </w:t>
      </w:r>
      <w:r w:rsidR="008166A6" w:rsidRPr="00E22608">
        <w:rPr>
          <w:rFonts w:ascii="Calibri" w:eastAsia="Aptos" w:hAnsi="Calibri" w:cs="Calibri"/>
          <w:color w:val="000000" w:themeColor="text1"/>
          <w:sz w:val="22"/>
          <w:szCs w:val="22"/>
        </w:rPr>
        <w:t>Full Atom Molecular Dynamics</w:t>
      </w:r>
    </w:p>
    <w:p w14:paraId="2DC08235" w14:textId="035F67E8" w:rsidR="005F04BE" w:rsidRPr="00E22608" w:rsidRDefault="005F04BE">
      <w:pPr>
        <w:rPr>
          <w:rFonts w:ascii="Calibri" w:hAnsi="Calibri" w:cs="Calibri"/>
        </w:rPr>
      </w:pPr>
    </w:p>
    <w:sectPr w:rsidR="005F04BE" w:rsidRPr="00E22608">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ARSON DOMENICO" w:date="2026-04-22T09:43:00Z" w:initials="MD">
    <w:p w14:paraId="1D618AB7" w14:textId="77777777" w:rsidR="005566F9" w:rsidRDefault="005566F9" w:rsidP="00117C25">
      <w:r>
        <w:rPr>
          <w:rStyle w:val="CommentReference"/>
        </w:rPr>
        <w:annotationRef/>
      </w:r>
      <w:r>
        <w:rPr>
          <w:sz w:val="20"/>
          <w:szCs w:val="20"/>
        </w:rPr>
        <w:t>actually, we obtained the previously equilibrated 4-chains systems from the FF development, and we replicated it in the 3D space to have a cube of 32 chains, which was then annealed. PolyParGen was just used to obtain the OPLS-AA parameters. To simplify the methods we could also say we started from a clean 32-chains system, it shouldn't change much afterall...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618A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A079C3" w16cex:dateUtc="2026-04-22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618AB7" w16cid:durableId="5DA079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55D45"/>
    <w:multiLevelType w:val="hybridMultilevel"/>
    <w:tmpl w:val="C2CA6B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F854248"/>
    <w:multiLevelType w:val="hybridMultilevel"/>
    <w:tmpl w:val="F7DE897E"/>
    <w:lvl w:ilvl="0" w:tplc="3064DAD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64400505">
    <w:abstractNumId w:val="0"/>
  </w:num>
  <w:num w:numId="2" w16cid:durableId="6486379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SON DOMENICO">
    <w15:presenceInfo w15:providerId="AD" w15:userId="S::16578@ds.units.it::04a886aa-3504-4b9f-b47b-a4805d311a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7FFBDC"/>
    <w:rsid w:val="000049FF"/>
    <w:rsid w:val="000055DE"/>
    <w:rsid w:val="0002011C"/>
    <w:rsid w:val="0002399D"/>
    <w:rsid w:val="00025B8B"/>
    <w:rsid w:val="00025D7B"/>
    <w:rsid w:val="0003076F"/>
    <w:rsid w:val="0003137B"/>
    <w:rsid w:val="0003405D"/>
    <w:rsid w:val="00036F6F"/>
    <w:rsid w:val="0004062B"/>
    <w:rsid w:val="00052783"/>
    <w:rsid w:val="000555D8"/>
    <w:rsid w:val="00067AFD"/>
    <w:rsid w:val="00073473"/>
    <w:rsid w:val="00075F9E"/>
    <w:rsid w:val="00077434"/>
    <w:rsid w:val="000809A4"/>
    <w:rsid w:val="000816E3"/>
    <w:rsid w:val="00093452"/>
    <w:rsid w:val="00096D5A"/>
    <w:rsid w:val="0009748C"/>
    <w:rsid w:val="000A4FFF"/>
    <w:rsid w:val="000B4C88"/>
    <w:rsid w:val="000C259F"/>
    <w:rsid w:val="000C4C4D"/>
    <w:rsid w:val="000C7716"/>
    <w:rsid w:val="000E1188"/>
    <w:rsid w:val="000F203A"/>
    <w:rsid w:val="00104DC6"/>
    <w:rsid w:val="00106C7E"/>
    <w:rsid w:val="001167DF"/>
    <w:rsid w:val="00117C25"/>
    <w:rsid w:val="001224AD"/>
    <w:rsid w:val="00127813"/>
    <w:rsid w:val="00150BCD"/>
    <w:rsid w:val="001514D9"/>
    <w:rsid w:val="001533F5"/>
    <w:rsid w:val="00154593"/>
    <w:rsid w:val="001722D3"/>
    <w:rsid w:val="00172F35"/>
    <w:rsid w:val="00175178"/>
    <w:rsid w:val="00180239"/>
    <w:rsid w:val="001853D4"/>
    <w:rsid w:val="00185792"/>
    <w:rsid w:val="00190251"/>
    <w:rsid w:val="00193FF3"/>
    <w:rsid w:val="0019491C"/>
    <w:rsid w:val="001A4649"/>
    <w:rsid w:val="001B2024"/>
    <w:rsid w:val="001B7A07"/>
    <w:rsid w:val="001C7692"/>
    <w:rsid w:val="001D066E"/>
    <w:rsid w:val="001D0B7C"/>
    <w:rsid w:val="001D4B6E"/>
    <w:rsid w:val="001E6AFF"/>
    <w:rsid w:val="001F241F"/>
    <w:rsid w:val="00201FC1"/>
    <w:rsid w:val="00202C74"/>
    <w:rsid w:val="002041E3"/>
    <w:rsid w:val="0020562C"/>
    <w:rsid w:val="00205D6D"/>
    <w:rsid w:val="002102E0"/>
    <w:rsid w:val="00212795"/>
    <w:rsid w:val="00212F37"/>
    <w:rsid w:val="00221D4E"/>
    <w:rsid w:val="00223B27"/>
    <w:rsid w:val="00254995"/>
    <w:rsid w:val="0025513A"/>
    <w:rsid w:val="002662E4"/>
    <w:rsid w:val="00272E0C"/>
    <w:rsid w:val="00276C39"/>
    <w:rsid w:val="0028364B"/>
    <w:rsid w:val="002856F7"/>
    <w:rsid w:val="0029552B"/>
    <w:rsid w:val="002956B2"/>
    <w:rsid w:val="002A15E0"/>
    <w:rsid w:val="002A223C"/>
    <w:rsid w:val="002A366B"/>
    <w:rsid w:val="002B1EDE"/>
    <w:rsid w:val="002C0801"/>
    <w:rsid w:val="002C243C"/>
    <w:rsid w:val="002C4889"/>
    <w:rsid w:val="002C5117"/>
    <w:rsid w:val="002D2FE8"/>
    <w:rsid w:val="002D2FF2"/>
    <w:rsid w:val="002D53A5"/>
    <w:rsid w:val="002F0723"/>
    <w:rsid w:val="003057FE"/>
    <w:rsid w:val="00307F48"/>
    <w:rsid w:val="00321448"/>
    <w:rsid w:val="0032292B"/>
    <w:rsid w:val="003235B7"/>
    <w:rsid w:val="00334A15"/>
    <w:rsid w:val="00335585"/>
    <w:rsid w:val="0033707F"/>
    <w:rsid w:val="003451B5"/>
    <w:rsid w:val="00351ED7"/>
    <w:rsid w:val="00351F76"/>
    <w:rsid w:val="003549A5"/>
    <w:rsid w:val="003603BE"/>
    <w:rsid w:val="00364C68"/>
    <w:rsid w:val="00367F47"/>
    <w:rsid w:val="00371D1C"/>
    <w:rsid w:val="00380172"/>
    <w:rsid w:val="003866BE"/>
    <w:rsid w:val="003926E7"/>
    <w:rsid w:val="003A0C0B"/>
    <w:rsid w:val="003A49BA"/>
    <w:rsid w:val="003B06BD"/>
    <w:rsid w:val="003B4478"/>
    <w:rsid w:val="003C2144"/>
    <w:rsid w:val="003C4809"/>
    <w:rsid w:val="003D0E71"/>
    <w:rsid w:val="003D16EE"/>
    <w:rsid w:val="003D4D7D"/>
    <w:rsid w:val="003E029A"/>
    <w:rsid w:val="003E49E4"/>
    <w:rsid w:val="003E501C"/>
    <w:rsid w:val="003E5A1A"/>
    <w:rsid w:val="003F270F"/>
    <w:rsid w:val="003F7637"/>
    <w:rsid w:val="00403073"/>
    <w:rsid w:val="00404936"/>
    <w:rsid w:val="004060DE"/>
    <w:rsid w:val="00407B87"/>
    <w:rsid w:val="0041059B"/>
    <w:rsid w:val="00410F25"/>
    <w:rsid w:val="0041314A"/>
    <w:rsid w:val="004254EE"/>
    <w:rsid w:val="00426250"/>
    <w:rsid w:val="004368CF"/>
    <w:rsid w:val="00450F9E"/>
    <w:rsid w:val="00452341"/>
    <w:rsid w:val="0046219B"/>
    <w:rsid w:val="00483DED"/>
    <w:rsid w:val="00487D6A"/>
    <w:rsid w:val="004927CE"/>
    <w:rsid w:val="00493681"/>
    <w:rsid w:val="004B0B30"/>
    <w:rsid w:val="004B13CC"/>
    <w:rsid w:val="004E46B6"/>
    <w:rsid w:val="004F295A"/>
    <w:rsid w:val="00501EF5"/>
    <w:rsid w:val="00514706"/>
    <w:rsid w:val="00521AF6"/>
    <w:rsid w:val="005254F3"/>
    <w:rsid w:val="005263C8"/>
    <w:rsid w:val="00531A4F"/>
    <w:rsid w:val="0053587D"/>
    <w:rsid w:val="00540315"/>
    <w:rsid w:val="00547636"/>
    <w:rsid w:val="005532BE"/>
    <w:rsid w:val="005566F9"/>
    <w:rsid w:val="00564B29"/>
    <w:rsid w:val="005676B8"/>
    <w:rsid w:val="00580DAD"/>
    <w:rsid w:val="005833D8"/>
    <w:rsid w:val="005847D1"/>
    <w:rsid w:val="0059478D"/>
    <w:rsid w:val="00595B28"/>
    <w:rsid w:val="005A059E"/>
    <w:rsid w:val="005A1012"/>
    <w:rsid w:val="005B1031"/>
    <w:rsid w:val="005B1E90"/>
    <w:rsid w:val="005C6DFF"/>
    <w:rsid w:val="005D46ED"/>
    <w:rsid w:val="005D542A"/>
    <w:rsid w:val="005D54BA"/>
    <w:rsid w:val="005E2740"/>
    <w:rsid w:val="005E4705"/>
    <w:rsid w:val="005E50AF"/>
    <w:rsid w:val="005E5661"/>
    <w:rsid w:val="005F04BE"/>
    <w:rsid w:val="00605228"/>
    <w:rsid w:val="00606457"/>
    <w:rsid w:val="00611ECA"/>
    <w:rsid w:val="006124A7"/>
    <w:rsid w:val="0061657F"/>
    <w:rsid w:val="006201CD"/>
    <w:rsid w:val="00623B92"/>
    <w:rsid w:val="00631045"/>
    <w:rsid w:val="00634FBC"/>
    <w:rsid w:val="00646564"/>
    <w:rsid w:val="006775C8"/>
    <w:rsid w:val="006804C3"/>
    <w:rsid w:val="0068074D"/>
    <w:rsid w:val="00691F6A"/>
    <w:rsid w:val="006935B2"/>
    <w:rsid w:val="00696B79"/>
    <w:rsid w:val="00696D3A"/>
    <w:rsid w:val="006A0505"/>
    <w:rsid w:val="006C7C77"/>
    <w:rsid w:val="006D071F"/>
    <w:rsid w:val="006D09D1"/>
    <w:rsid w:val="006D0DC0"/>
    <w:rsid w:val="006D6F86"/>
    <w:rsid w:val="006E1144"/>
    <w:rsid w:val="006F5C5A"/>
    <w:rsid w:val="006F7FD0"/>
    <w:rsid w:val="00731C18"/>
    <w:rsid w:val="0074074C"/>
    <w:rsid w:val="0074438A"/>
    <w:rsid w:val="0075095B"/>
    <w:rsid w:val="0076055F"/>
    <w:rsid w:val="0077457B"/>
    <w:rsid w:val="0078289E"/>
    <w:rsid w:val="00791B93"/>
    <w:rsid w:val="007933D9"/>
    <w:rsid w:val="00796975"/>
    <w:rsid w:val="007A562A"/>
    <w:rsid w:val="007B0A81"/>
    <w:rsid w:val="007B5259"/>
    <w:rsid w:val="007C072E"/>
    <w:rsid w:val="007C1492"/>
    <w:rsid w:val="007D1CB1"/>
    <w:rsid w:val="007D66E4"/>
    <w:rsid w:val="007E78BA"/>
    <w:rsid w:val="007F10DD"/>
    <w:rsid w:val="007F43C5"/>
    <w:rsid w:val="00803347"/>
    <w:rsid w:val="008051EF"/>
    <w:rsid w:val="00815F76"/>
    <w:rsid w:val="0081639A"/>
    <w:rsid w:val="008166A6"/>
    <w:rsid w:val="00821003"/>
    <w:rsid w:val="00835F58"/>
    <w:rsid w:val="00842AC4"/>
    <w:rsid w:val="00854DE3"/>
    <w:rsid w:val="00856E07"/>
    <w:rsid w:val="008600A1"/>
    <w:rsid w:val="008604C9"/>
    <w:rsid w:val="008614E0"/>
    <w:rsid w:val="00867AD6"/>
    <w:rsid w:val="00870A6D"/>
    <w:rsid w:val="0088072E"/>
    <w:rsid w:val="008828F4"/>
    <w:rsid w:val="008841FA"/>
    <w:rsid w:val="0088604E"/>
    <w:rsid w:val="00895978"/>
    <w:rsid w:val="00895B39"/>
    <w:rsid w:val="00897ED4"/>
    <w:rsid w:val="008A27CD"/>
    <w:rsid w:val="008A4751"/>
    <w:rsid w:val="008B6166"/>
    <w:rsid w:val="008C196B"/>
    <w:rsid w:val="008C78A5"/>
    <w:rsid w:val="008D53BA"/>
    <w:rsid w:val="008D718A"/>
    <w:rsid w:val="008E222C"/>
    <w:rsid w:val="008E2BD6"/>
    <w:rsid w:val="00905E3B"/>
    <w:rsid w:val="00910F89"/>
    <w:rsid w:val="0091216B"/>
    <w:rsid w:val="00920302"/>
    <w:rsid w:val="0093491F"/>
    <w:rsid w:val="0094595D"/>
    <w:rsid w:val="0094701F"/>
    <w:rsid w:val="00970264"/>
    <w:rsid w:val="00970383"/>
    <w:rsid w:val="009710F4"/>
    <w:rsid w:val="0097345A"/>
    <w:rsid w:val="00975041"/>
    <w:rsid w:val="00977764"/>
    <w:rsid w:val="00981BEF"/>
    <w:rsid w:val="0099009A"/>
    <w:rsid w:val="0099492B"/>
    <w:rsid w:val="009959D4"/>
    <w:rsid w:val="009967D4"/>
    <w:rsid w:val="009A489A"/>
    <w:rsid w:val="009A5C5B"/>
    <w:rsid w:val="009C3876"/>
    <w:rsid w:val="009C3E9E"/>
    <w:rsid w:val="009C4F9D"/>
    <w:rsid w:val="009D1627"/>
    <w:rsid w:val="009E33F5"/>
    <w:rsid w:val="009E405C"/>
    <w:rsid w:val="009E5077"/>
    <w:rsid w:val="009E68E4"/>
    <w:rsid w:val="009F2A4E"/>
    <w:rsid w:val="009F7A78"/>
    <w:rsid w:val="00A0175B"/>
    <w:rsid w:val="00A0729C"/>
    <w:rsid w:val="00A21AF7"/>
    <w:rsid w:val="00A232BA"/>
    <w:rsid w:val="00A36C38"/>
    <w:rsid w:val="00A41079"/>
    <w:rsid w:val="00A41CD3"/>
    <w:rsid w:val="00A51D9D"/>
    <w:rsid w:val="00A60444"/>
    <w:rsid w:val="00A62810"/>
    <w:rsid w:val="00A6723A"/>
    <w:rsid w:val="00A80C10"/>
    <w:rsid w:val="00A843BE"/>
    <w:rsid w:val="00A879DC"/>
    <w:rsid w:val="00A918EA"/>
    <w:rsid w:val="00A94E9D"/>
    <w:rsid w:val="00A96CA9"/>
    <w:rsid w:val="00A96F75"/>
    <w:rsid w:val="00AA16F0"/>
    <w:rsid w:val="00AB4029"/>
    <w:rsid w:val="00AC716C"/>
    <w:rsid w:val="00AD02C8"/>
    <w:rsid w:val="00AD21B3"/>
    <w:rsid w:val="00AD3567"/>
    <w:rsid w:val="00AD39D2"/>
    <w:rsid w:val="00AD41FB"/>
    <w:rsid w:val="00AD4A3A"/>
    <w:rsid w:val="00AD598C"/>
    <w:rsid w:val="00AE3A33"/>
    <w:rsid w:val="00AE4438"/>
    <w:rsid w:val="00AF013B"/>
    <w:rsid w:val="00AF10B4"/>
    <w:rsid w:val="00AF4BEF"/>
    <w:rsid w:val="00AF7443"/>
    <w:rsid w:val="00B44104"/>
    <w:rsid w:val="00B52677"/>
    <w:rsid w:val="00B52D17"/>
    <w:rsid w:val="00B6397A"/>
    <w:rsid w:val="00B706D5"/>
    <w:rsid w:val="00B7305E"/>
    <w:rsid w:val="00BA4999"/>
    <w:rsid w:val="00BC1D60"/>
    <w:rsid w:val="00BD55CF"/>
    <w:rsid w:val="00BE1A27"/>
    <w:rsid w:val="00BE234A"/>
    <w:rsid w:val="00BF337A"/>
    <w:rsid w:val="00BF691A"/>
    <w:rsid w:val="00C10BF3"/>
    <w:rsid w:val="00C158F7"/>
    <w:rsid w:val="00C21E1A"/>
    <w:rsid w:val="00C25D27"/>
    <w:rsid w:val="00C32980"/>
    <w:rsid w:val="00C3542A"/>
    <w:rsid w:val="00C42F18"/>
    <w:rsid w:val="00C52951"/>
    <w:rsid w:val="00C56352"/>
    <w:rsid w:val="00C56A32"/>
    <w:rsid w:val="00C6577E"/>
    <w:rsid w:val="00C71566"/>
    <w:rsid w:val="00C86073"/>
    <w:rsid w:val="00C87778"/>
    <w:rsid w:val="00C9096F"/>
    <w:rsid w:val="00C9297D"/>
    <w:rsid w:val="00CA46EA"/>
    <w:rsid w:val="00CB0B4A"/>
    <w:rsid w:val="00CB11DA"/>
    <w:rsid w:val="00CB61CD"/>
    <w:rsid w:val="00CB64DB"/>
    <w:rsid w:val="00CB7B14"/>
    <w:rsid w:val="00CC05AE"/>
    <w:rsid w:val="00CC6B40"/>
    <w:rsid w:val="00CE1354"/>
    <w:rsid w:val="00CE1438"/>
    <w:rsid w:val="00CE572F"/>
    <w:rsid w:val="00CE6694"/>
    <w:rsid w:val="00CF23CB"/>
    <w:rsid w:val="00D10340"/>
    <w:rsid w:val="00D11787"/>
    <w:rsid w:val="00D128CB"/>
    <w:rsid w:val="00D1462F"/>
    <w:rsid w:val="00D14888"/>
    <w:rsid w:val="00D14BFE"/>
    <w:rsid w:val="00D14C80"/>
    <w:rsid w:val="00D25D25"/>
    <w:rsid w:val="00D41338"/>
    <w:rsid w:val="00D47144"/>
    <w:rsid w:val="00D5164E"/>
    <w:rsid w:val="00D55D7E"/>
    <w:rsid w:val="00D562A3"/>
    <w:rsid w:val="00D56D01"/>
    <w:rsid w:val="00D57657"/>
    <w:rsid w:val="00D57906"/>
    <w:rsid w:val="00D618E6"/>
    <w:rsid w:val="00D62253"/>
    <w:rsid w:val="00D65566"/>
    <w:rsid w:val="00D67C71"/>
    <w:rsid w:val="00D72E3A"/>
    <w:rsid w:val="00D747C2"/>
    <w:rsid w:val="00D75D5A"/>
    <w:rsid w:val="00D81774"/>
    <w:rsid w:val="00D868D8"/>
    <w:rsid w:val="00D91B7D"/>
    <w:rsid w:val="00DC577B"/>
    <w:rsid w:val="00DC6DA2"/>
    <w:rsid w:val="00DD4F33"/>
    <w:rsid w:val="00DE4396"/>
    <w:rsid w:val="00DF164C"/>
    <w:rsid w:val="00E167BF"/>
    <w:rsid w:val="00E22608"/>
    <w:rsid w:val="00E310CF"/>
    <w:rsid w:val="00E32EC5"/>
    <w:rsid w:val="00E331AA"/>
    <w:rsid w:val="00E3412C"/>
    <w:rsid w:val="00E375A5"/>
    <w:rsid w:val="00E523F1"/>
    <w:rsid w:val="00E624C9"/>
    <w:rsid w:val="00E6576E"/>
    <w:rsid w:val="00E67DFF"/>
    <w:rsid w:val="00E73D5D"/>
    <w:rsid w:val="00E77AC1"/>
    <w:rsid w:val="00E82666"/>
    <w:rsid w:val="00E90C45"/>
    <w:rsid w:val="00E91214"/>
    <w:rsid w:val="00E93BA5"/>
    <w:rsid w:val="00E95DF0"/>
    <w:rsid w:val="00EB03E1"/>
    <w:rsid w:val="00EB54AF"/>
    <w:rsid w:val="00EB54BE"/>
    <w:rsid w:val="00EE1AD6"/>
    <w:rsid w:val="00EE226E"/>
    <w:rsid w:val="00EF109C"/>
    <w:rsid w:val="00EF1430"/>
    <w:rsid w:val="00EF1549"/>
    <w:rsid w:val="00EF6EAB"/>
    <w:rsid w:val="00F016AC"/>
    <w:rsid w:val="00F05468"/>
    <w:rsid w:val="00F11189"/>
    <w:rsid w:val="00F22D0F"/>
    <w:rsid w:val="00F4014A"/>
    <w:rsid w:val="00F428ED"/>
    <w:rsid w:val="00F53380"/>
    <w:rsid w:val="00F640CA"/>
    <w:rsid w:val="00F67A6B"/>
    <w:rsid w:val="00F75BF4"/>
    <w:rsid w:val="00F7695E"/>
    <w:rsid w:val="00F84E1C"/>
    <w:rsid w:val="00FA0577"/>
    <w:rsid w:val="00FA18D9"/>
    <w:rsid w:val="00FA2077"/>
    <w:rsid w:val="00FA5A8E"/>
    <w:rsid w:val="00FB1C2D"/>
    <w:rsid w:val="00FB437B"/>
    <w:rsid w:val="00FB48B3"/>
    <w:rsid w:val="00FC1DE0"/>
    <w:rsid w:val="00FD1560"/>
    <w:rsid w:val="00FD2C95"/>
    <w:rsid w:val="00FD7195"/>
    <w:rsid w:val="00FE0AD7"/>
    <w:rsid w:val="00FE619F"/>
    <w:rsid w:val="00FF04F8"/>
    <w:rsid w:val="00FF08DA"/>
    <w:rsid w:val="00FF7517"/>
    <w:rsid w:val="00FF7CFD"/>
    <w:rsid w:val="6CEECD2B"/>
    <w:rsid w:val="7C7FFB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2FF6"/>
  <w15:chartTrackingRefBased/>
  <w15:docId w15:val="{C750CE6A-C07E-4BEB-903B-16B682557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rsid w:val="6CEEC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CEEC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CEECD2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13A"/>
    <w:pPr>
      <w:ind w:left="720"/>
      <w:contextualSpacing/>
    </w:pPr>
  </w:style>
  <w:style w:type="character" w:styleId="Hyperlink">
    <w:name w:val="Hyperlink"/>
    <w:basedOn w:val="DefaultParagraphFont"/>
    <w:uiPriority w:val="99"/>
    <w:unhideWhenUsed/>
    <w:rsid w:val="002102E0"/>
    <w:rPr>
      <w:color w:val="467886" w:themeColor="hyperlink"/>
      <w:u w:val="single"/>
    </w:rPr>
  </w:style>
  <w:style w:type="character" w:styleId="UnresolvedMention">
    <w:name w:val="Unresolved Mention"/>
    <w:basedOn w:val="DefaultParagraphFont"/>
    <w:uiPriority w:val="99"/>
    <w:semiHidden/>
    <w:unhideWhenUsed/>
    <w:rsid w:val="002102E0"/>
    <w:rPr>
      <w:color w:val="605E5C"/>
      <w:shd w:val="clear" w:color="auto" w:fill="E1DFDD"/>
    </w:rPr>
  </w:style>
  <w:style w:type="character" w:styleId="PlaceholderText">
    <w:name w:val="Placeholder Text"/>
    <w:basedOn w:val="DefaultParagraphFont"/>
    <w:uiPriority w:val="99"/>
    <w:semiHidden/>
    <w:rsid w:val="00190251"/>
    <w:rPr>
      <w:color w:val="666666"/>
    </w:rPr>
  </w:style>
  <w:style w:type="paragraph" w:styleId="NormalWeb">
    <w:name w:val="Normal (Web)"/>
    <w:basedOn w:val="Normal"/>
    <w:uiPriority w:val="99"/>
    <w:semiHidden/>
    <w:unhideWhenUsed/>
    <w:rsid w:val="004B0B30"/>
    <w:rPr>
      <w:rFonts w:ascii="Times New Roman" w:hAnsi="Times New Roman" w:cs="Times New Roman"/>
    </w:rPr>
  </w:style>
  <w:style w:type="paragraph" w:styleId="Caption">
    <w:name w:val="caption"/>
    <w:basedOn w:val="Normal"/>
    <w:next w:val="Normal"/>
    <w:uiPriority w:val="35"/>
    <w:unhideWhenUsed/>
    <w:qFormat/>
    <w:rsid w:val="00D14888"/>
    <w:pPr>
      <w:spacing w:after="200" w:line="240" w:lineRule="auto"/>
    </w:pPr>
    <w:rPr>
      <w:i/>
      <w:iCs/>
      <w:color w:val="0E2841" w:themeColor="text2"/>
      <w:sz w:val="18"/>
      <w:szCs w:val="18"/>
    </w:rPr>
  </w:style>
  <w:style w:type="paragraph" w:styleId="Revision">
    <w:name w:val="Revision"/>
    <w:hidden/>
    <w:uiPriority w:val="99"/>
    <w:semiHidden/>
    <w:rsid w:val="002A366B"/>
    <w:pPr>
      <w:spacing w:after="0" w:line="240" w:lineRule="auto"/>
    </w:pPr>
    <w:rPr>
      <w:lang w:val="en-US"/>
    </w:rPr>
  </w:style>
  <w:style w:type="character" w:styleId="CommentReference">
    <w:name w:val="annotation reference"/>
    <w:basedOn w:val="DefaultParagraphFont"/>
    <w:uiPriority w:val="99"/>
    <w:semiHidden/>
    <w:unhideWhenUsed/>
    <w:rsid w:val="002A366B"/>
    <w:rPr>
      <w:sz w:val="16"/>
      <w:szCs w:val="16"/>
    </w:rPr>
  </w:style>
  <w:style w:type="paragraph" w:styleId="CommentText">
    <w:name w:val="annotation text"/>
    <w:basedOn w:val="Normal"/>
    <w:link w:val="CommentTextChar"/>
    <w:uiPriority w:val="99"/>
    <w:semiHidden/>
    <w:unhideWhenUsed/>
    <w:rsid w:val="002A366B"/>
    <w:pPr>
      <w:spacing w:line="240" w:lineRule="auto"/>
    </w:pPr>
    <w:rPr>
      <w:sz w:val="20"/>
      <w:szCs w:val="20"/>
    </w:rPr>
  </w:style>
  <w:style w:type="character" w:customStyle="1" w:styleId="CommentTextChar">
    <w:name w:val="Comment Text Char"/>
    <w:basedOn w:val="DefaultParagraphFont"/>
    <w:link w:val="CommentText"/>
    <w:uiPriority w:val="99"/>
    <w:semiHidden/>
    <w:rsid w:val="002A366B"/>
    <w:rPr>
      <w:sz w:val="20"/>
      <w:szCs w:val="20"/>
      <w:lang w:val="en-US"/>
    </w:rPr>
  </w:style>
  <w:style w:type="paragraph" w:styleId="CommentSubject">
    <w:name w:val="annotation subject"/>
    <w:basedOn w:val="CommentText"/>
    <w:next w:val="CommentText"/>
    <w:link w:val="CommentSubjectChar"/>
    <w:uiPriority w:val="99"/>
    <w:semiHidden/>
    <w:unhideWhenUsed/>
    <w:rsid w:val="002A366B"/>
    <w:rPr>
      <w:b/>
      <w:bCs/>
    </w:rPr>
  </w:style>
  <w:style w:type="character" w:customStyle="1" w:styleId="CommentSubjectChar">
    <w:name w:val="Comment Subject Char"/>
    <w:basedOn w:val="CommentTextChar"/>
    <w:link w:val="CommentSubject"/>
    <w:uiPriority w:val="99"/>
    <w:semiHidden/>
    <w:rsid w:val="002A366B"/>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3390/nano9081088" TargetMode="External"/><Relationship Id="rId18" Type="http://schemas.openxmlformats.org/officeDocument/2006/relationships/hyperlink" Target="https://doi.org/10.1002/9783527679973.ch10"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doi.org/10.3390/polym12092038" TargetMode="External"/><Relationship Id="rId7" Type="http://schemas.microsoft.com/office/2011/relationships/commentsExtended" Target="commentsExtended.xml"/><Relationship Id="rId12" Type="http://schemas.openxmlformats.org/officeDocument/2006/relationships/hyperlink" Target="https://doi.org/10.1016/j.polymer.2012.08.045" TargetMode="External"/><Relationship Id="rId17" Type="http://schemas.openxmlformats.org/officeDocument/2006/relationships/hyperlink" Target="https://doi.org/10.3390/ma1414383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polymer.2010.10.009" TargetMode="External"/><Relationship Id="rId20" Type="http://schemas.openxmlformats.org/officeDocument/2006/relationships/hyperlink" Target="https://doi.org/10.1016/j.heliyon.2024.e26122"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doi.org/10.1063/5.0020514" TargetMode="External"/><Relationship Id="rId24" Type="http://schemas.openxmlformats.org/officeDocument/2006/relationships/image" Target="media/image1.png"/><Relationship Id="rId5" Type="http://schemas.openxmlformats.org/officeDocument/2006/relationships/hyperlink" Target="https://doi.org/10.1063/5.0018516" TargetMode="External"/><Relationship Id="rId15" Type="http://schemas.openxmlformats.org/officeDocument/2006/relationships/hyperlink" Target="https://doi.org/10.3390/polym14020345" TargetMode="External"/><Relationship Id="rId23" Type="http://schemas.openxmlformats.org/officeDocument/2006/relationships/hyperlink" Target="https://doi.org/10.3390/polym9100523" TargetMode="External"/><Relationship Id="rId10" Type="http://schemas.openxmlformats.org/officeDocument/2006/relationships/hyperlink" Target="https://doi.org/10.1063/1.2408420" TargetMode="External"/><Relationship Id="rId19" Type="http://schemas.openxmlformats.org/officeDocument/2006/relationships/hyperlink" Target="https://doi.org/10.3390/polym15030661"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doi.org/10.1016/j.mtcomm.2023.106529" TargetMode="External"/><Relationship Id="rId22" Type="http://schemas.openxmlformats.org/officeDocument/2006/relationships/hyperlink" Target="https://doi.org/10.3390/polym910052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1746</Words>
  <Characters>9956</Characters>
  <Application>Microsoft Office Word</Application>
  <DocSecurity>0</DocSecurity>
  <Lines>82</Lines>
  <Paragraphs>23</Paragraphs>
  <ScaleCrop>false</ScaleCrop>
  <Company/>
  <LinksUpToDate>false</LinksUpToDate>
  <CharactersWithSpaces>11679</CharactersWithSpaces>
  <SharedDoc>false</SharedDoc>
  <HLinks>
    <vt:vector size="72" baseType="variant">
      <vt:variant>
        <vt:i4>589848</vt:i4>
      </vt:variant>
      <vt:variant>
        <vt:i4>33</vt:i4>
      </vt:variant>
      <vt:variant>
        <vt:i4>0</vt:i4>
      </vt:variant>
      <vt:variant>
        <vt:i4>5</vt:i4>
      </vt:variant>
      <vt:variant>
        <vt:lpwstr>https://doi.org/10.3390/polym15030661</vt:lpwstr>
      </vt:variant>
      <vt:variant>
        <vt:lpwstr/>
      </vt:variant>
      <vt:variant>
        <vt:i4>7012404</vt:i4>
      </vt:variant>
      <vt:variant>
        <vt:i4>30</vt:i4>
      </vt:variant>
      <vt:variant>
        <vt:i4>0</vt:i4>
      </vt:variant>
      <vt:variant>
        <vt:i4>5</vt:i4>
      </vt:variant>
      <vt:variant>
        <vt:lpwstr>https://doi.org/10.1002/9783527679973.ch10</vt:lpwstr>
      </vt:variant>
      <vt:variant>
        <vt:lpwstr/>
      </vt:variant>
      <vt:variant>
        <vt:i4>7471156</vt:i4>
      </vt:variant>
      <vt:variant>
        <vt:i4>27</vt:i4>
      </vt:variant>
      <vt:variant>
        <vt:i4>0</vt:i4>
      </vt:variant>
      <vt:variant>
        <vt:i4>5</vt:i4>
      </vt:variant>
      <vt:variant>
        <vt:lpwstr>https://doi.org/10.3390/ma14143833</vt:lpwstr>
      </vt:variant>
      <vt:variant>
        <vt:lpwstr/>
      </vt:variant>
      <vt:variant>
        <vt:i4>5111832</vt:i4>
      </vt:variant>
      <vt:variant>
        <vt:i4>24</vt:i4>
      </vt:variant>
      <vt:variant>
        <vt:i4>0</vt:i4>
      </vt:variant>
      <vt:variant>
        <vt:i4>5</vt:i4>
      </vt:variant>
      <vt:variant>
        <vt:lpwstr>https://doi.org/10.1016/j.polymer.2010.10.009</vt:lpwstr>
      </vt:variant>
      <vt:variant>
        <vt:lpwstr/>
      </vt:variant>
      <vt:variant>
        <vt:i4>720925</vt:i4>
      </vt:variant>
      <vt:variant>
        <vt:i4>21</vt:i4>
      </vt:variant>
      <vt:variant>
        <vt:i4>0</vt:i4>
      </vt:variant>
      <vt:variant>
        <vt:i4>5</vt:i4>
      </vt:variant>
      <vt:variant>
        <vt:lpwstr>https://doi.org/10.3390/polym14020345</vt:lpwstr>
      </vt:variant>
      <vt:variant>
        <vt:lpwstr/>
      </vt:variant>
      <vt:variant>
        <vt:i4>5767245</vt:i4>
      </vt:variant>
      <vt:variant>
        <vt:i4>18</vt:i4>
      </vt:variant>
      <vt:variant>
        <vt:i4>0</vt:i4>
      </vt:variant>
      <vt:variant>
        <vt:i4>5</vt:i4>
      </vt:variant>
      <vt:variant>
        <vt:lpwstr>https://doi.org/10.1016/j.mtcomm.2023.106529</vt:lpwstr>
      </vt:variant>
      <vt:variant>
        <vt:lpwstr/>
      </vt:variant>
      <vt:variant>
        <vt:i4>3080296</vt:i4>
      </vt:variant>
      <vt:variant>
        <vt:i4>15</vt:i4>
      </vt:variant>
      <vt:variant>
        <vt:i4>0</vt:i4>
      </vt:variant>
      <vt:variant>
        <vt:i4>5</vt:i4>
      </vt:variant>
      <vt:variant>
        <vt:lpwstr>https://doi.org/10.3390/nano9081088</vt:lpwstr>
      </vt:variant>
      <vt:variant>
        <vt:lpwstr/>
      </vt:variant>
      <vt:variant>
        <vt:i4>4784144</vt:i4>
      </vt:variant>
      <vt:variant>
        <vt:i4>12</vt:i4>
      </vt:variant>
      <vt:variant>
        <vt:i4>0</vt:i4>
      </vt:variant>
      <vt:variant>
        <vt:i4>5</vt:i4>
      </vt:variant>
      <vt:variant>
        <vt:lpwstr>https://doi.org/10.1016/j.polymer.2012.08.045</vt:lpwstr>
      </vt:variant>
      <vt:variant>
        <vt:lpwstr/>
      </vt:variant>
      <vt:variant>
        <vt:i4>655451</vt:i4>
      </vt:variant>
      <vt:variant>
        <vt:i4>9</vt:i4>
      </vt:variant>
      <vt:variant>
        <vt:i4>0</vt:i4>
      </vt:variant>
      <vt:variant>
        <vt:i4>5</vt:i4>
      </vt:variant>
      <vt:variant>
        <vt:lpwstr>https://doi.org/10.1063/5.0020514</vt:lpwstr>
      </vt:variant>
      <vt:variant>
        <vt:lpwstr/>
      </vt:variant>
      <vt:variant>
        <vt:i4>327774</vt:i4>
      </vt:variant>
      <vt:variant>
        <vt:i4>6</vt:i4>
      </vt:variant>
      <vt:variant>
        <vt:i4>0</vt:i4>
      </vt:variant>
      <vt:variant>
        <vt:i4>5</vt:i4>
      </vt:variant>
      <vt:variant>
        <vt:lpwstr>https://doi.org/10.1063/1.2408420</vt:lpwstr>
      </vt:variant>
      <vt:variant>
        <vt:lpwstr/>
      </vt:variant>
      <vt:variant>
        <vt:i4>131160</vt:i4>
      </vt:variant>
      <vt:variant>
        <vt:i4>3</vt:i4>
      </vt:variant>
      <vt:variant>
        <vt:i4>0</vt:i4>
      </vt:variant>
      <vt:variant>
        <vt:i4>5</vt:i4>
      </vt:variant>
      <vt:variant>
        <vt:lpwstr>https://doi.org/10.1063/5.0018516</vt:lpwstr>
      </vt:variant>
      <vt:variant>
        <vt:lpwstr/>
      </vt:variant>
      <vt:variant>
        <vt:i4>5308444</vt:i4>
      </vt:variant>
      <vt:variant>
        <vt:i4>0</vt:i4>
      </vt:variant>
      <vt:variant>
        <vt:i4>0</vt:i4>
      </vt:variant>
      <vt:variant>
        <vt:i4>5</vt:i4>
      </vt:variant>
      <vt:variant>
        <vt:lpwstr>https://doi.org/10.2477/jccjie.2018-0034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Marchio</dc:creator>
  <cp:keywords/>
  <dc:description/>
  <cp:lastModifiedBy>MARSON DOMENICO</cp:lastModifiedBy>
  <cp:revision>432</cp:revision>
  <dcterms:created xsi:type="dcterms:W3CDTF">2026-04-02T08:59:00Z</dcterms:created>
  <dcterms:modified xsi:type="dcterms:W3CDTF">2026-04-22T09:55:00Z</dcterms:modified>
</cp:coreProperties>
</file>